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6BF" w:rsidRPr="00124578" w:rsidRDefault="006F46BF" w:rsidP="006F46BF">
      <w:pPr>
        <w:pStyle w:val="1"/>
        <w:ind w:firstLineChars="100" w:firstLine="44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               </w:t>
      </w:r>
      <w:bookmarkStart w:id="0" w:name="_Toc191713148"/>
      <w:r w:rsidRPr="00124578">
        <w:rPr>
          <w:rFonts w:ascii="微软雅黑" w:eastAsia="微软雅黑" w:hAnsi="微软雅黑" w:hint="eastAsia"/>
        </w:rPr>
        <w:t>好友系统</w:t>
      </w:r>
      <w:bookmarkEnd w:id="0"/>
    </w:p>
    <w:p w:rsidR="006F46BF" w:rsidRPr="00124578" w:rsidRDefault="006F46BF" w:rsidP="006F46BF">
      <w:pPr>
        <w:jc w:val="center"/>
        <w:rPr>
          <w:rFonts w:ascii="微软雅黑" w:eastAsia="微软雅黑" w:hAnsi="微软雅黑"/>
          <w:b/>
        </w:rPr>
      </w:pPr>
      <w:r w:rsidRPr="00124578">
        <w:rPr>
          <w:rFonts w:ascii="微软雅黑" w:eastAsia="微软雅黑" w:hAnsi="微软雅黑" w:hint="eastAsia"/>
          <w:b/>
        </w:rPr>
        <w:t>历史修订记录表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1981"/>
        <w:gridCol w:w="4501"/>
        <w:gridCol w:w="1035"/>
      </w:tblGrid>
      <w:tr w:rsidR="006F46BF" w:rsidRPr="00124578" w:rsidTr="005D1A00">
        <w:tc>
          <w:tcPr>
            <w:tcW w:w="1005" w:type="dxa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  <w:tc>
          <w:tcPr>
            <w:tcW w:w="1981" w:type="dxa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b/>
                <w:szCs w:val="21"/>
              </w:rPr>
              <w:t>修改内容</w:t>
            </w:r>
          </w:p>
        </w:tc>
        <w:tc>
          <w:tcPr>
            <w:tcW w:w="4501" w:type="dxa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b/>
                <w:szCs w:val="21"/>
              </w:rPr>
              <w:t>具体内容</w:t>
            </w:r>
          </w:p>
        </w:tc>
        <w:tc>
          <w:tcPr>
            <w:tcW w:w="1035" w:type="dxa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b/>
                <w:szCs w:val="21"/>
              </w:rPr>
              <w:t>修订人</w:t>
            </w:r>
          </w:p>
        </w:tc>
      </w:tr>
      <w:tr w:rsidR="006F46BF" w:rsidRPr="00124578" w:rsidTr="005D1A00">
        <w:trPr>
          <w:trHeight w:val="591"/>
        </w:trPr>
        <w:tc>
          <w:tcPr>
            <w:tcW w:w="1005" w:type="dxa"/>
            <w:vAlign w:val="center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/>
                <w:szCs w:val="21"/>
              </w:rPr>
              <w:t>20</w:t>
            </w:r>
            <w:r w:rsidRPr="00124578">
              <w:rPr>
                <w:rFonts w:ascii="微软雅黑" w:eastAsia="微软雅黑" w:hAnsi="微软雅黑" w:hint="eastAsia"/>
                <w:szCs w:val="21"/>
              </w:rPr>
              <w:t>18</w:t>
            </w:r>
            <w:r w:rsidRPr="00124578">
              <w:rPr>
                <w:rFonts w:ascii="微软雅黑" w:eastAsia="微软雅黑" w:hAnsi="微软雅黑"/>
                <w:szCs w:val="21"/>
              </w:rPr>
              <w:t>-</w:t>
            </w:r>
            <w:r w:rsidRPr="00124578">
              <w:rPr>
                <w:rFonts w:ascii="微软雅黑" w:eastAsia="微软雅黑" w:hAnsi="微软雅黑" w:hint="eastAsia"/>
                <w:szCs w:val="21"/>
              </w:rPr>
              <w:t>5-17</w:t>
            </w:r>
          </w:p>
        </w:tc>
        <w:tc>
          <w:tcPr>
            <w:tcW w:w="1981" w:type="dxa"/>
            <w:vAlign w:val="center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建立文档</w:t>
            </w:r>
          </w:p>
        </w:tc>
        <w:tc>
          <w:tcPr>
            <w:tcW w:w="4501" w:type="dxa"/>
            <w:vAlign w:val="center"/>
          </w:tcPr>
          <w:p w:rsidR="006F46BF" w:rsidRPr="00124578" w:rsidRDefault="006F46BF" w:rsidP="005D1A00">
            <w:pPr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好友的相关规则和流程初稿</w:t>
            </w:r>
          </w:p>
        </w:tc>
        <w:tc>
          <w:tcPr>
            <w:tcW w:w="1035" w:type="dxa"/>
            <w:vAlign w:val="center"/>
          </w:tcPr>
          <w:p w:rsidR="006F46BF" w:rsidRPr="00124578" w:rsidRDefault="006F46BF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张启炜</w:t>
            </w:r>
          </w:p>
        </w:tc>
      </w:tr>
      <w:tr w:rsidR="00DB76A7" w:rsidRPr="00124578" w:rsidTr="005D1A00">
        <w:trPr>
          <w:trHeight w:val="591"/>
        </w:trPr>
        <w:tc>
          <w:tcPr>
            <w:tcW w:w="1005" w:type="dxa"/>
            <w:vAlign w:val="center"/>
          </w:tcPr>
          <w:p w:rsidR="00DB76A7" w:rsidRPr="00124578" w:rsidRDefault="00DB76A7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2018</w:t>
            </w:r>
            <w:r w:rsidRPr="00124578">
              <w:rPr>
                <w:rFonts w:ascii="微软雅黑" w:eastAsia="微软雅黑" w:hAnsi="微软雅黑"/>
                <w:szCs w:val="21"/>
              </w:rPr>
              <w:t>-5-18</w:t>
            </w:r>
          </w:p>
        </w:tc>
        <w:tc>
          <w:tcPr>
            <w:tcW w:w="1981" w:type="dxa"/>
            <w:vAlign w:val="center"/>
          </w:tcPr>
          <w:p w:rsidR="00DB76A7" w:rsidRPr="00124578" w:rsidRDefault="00DB76A7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完成</w:t>
            </w:r>
            <w:r w:rsidRPr="00124578">
              <w:rPr>
                <w:rFonts w:ascii="微软雅黑" w:eastAsia="微软雅黑" w:hAnsi="微软雅黑"/>
                <w:szCs w:val="21"/>
              </w:rPr>
              <w:t>文档</w:t>
            </w:r>
          </w:p>
        </w:tc>
        <w:tc>
          <w:tcPr>
            <w:tcW w:w="4501" w:type="dxa"/>
            <w:vAlign w:val="center"/>
          </w:tcPr>
          <w:p w:rsidR="00DB76A7" w:rsidRPr="00124578" w:rsidRDefault="00DB76A7" w:rsidP="005D1A00">
            <w:pPr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好友，</w:t>
            </w:r>
            <w:r w:rsidRPr="00124578">
              <w:rPr>
                <w:rFonts w:ascii="微软雅黑" w:eastAsia="微软雅黑" w:hAnsi="微软雅黑"/>
                <w:szCs w:val="21"/>
              </w:rPr>
              <w:t>群组</w:t>
            </w:r>
            <w:r w:rsidRPr="00124578">
              <w:rPr>
                <w:rFonts w:ascii="微软雅黑" w:eastAsia="微软雅黑" w:hAnsi="微软雅黑" w:hint="eastAsia"/>
                <w:szCs w:val="21"/>
              </w:rPr>
              <w:t>的相关规则和流程</w:t>
            </w:r>
          </w:p>
        </w:tc>
        <w:tc>
          <w:tcPr>
            <w:tcW w:w="1035" w:type="dxa"/>
            <w:vAlign w:val="center"/>
          </w:tcPr>
          <w:p w:rsidR="00DB76A7" w:rsidRPr="00124578" w:rsidRDefault="00DB76A7" w:rsidP="005D1A00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张启炜</w:t>
            </w:r>
          </w:p>
        </w:tc>
      </w:tr>
      <w:tr w:rsidR="004A10D8" w:rsidRPr="00124578" w:rsidTr="005D1A00">
        <w:trPr>
          <w:trHeight w:val="591"/>
        </w:trPr>
        <w:tc>
          <w:tcPr>
            <w:tcW w:w="1005" w:type="dxa"/>
            <w:vAlign w:val="center"/>
          </w:tcPr>
          <w:p w:rsidR="004A10D8" w:rsidRPr="00124578" w:rsidRDefault="004A10D8" w:rsidP="005D1A00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2018</w:t>
            </w:r>
            <w:r w:rsidRPr="00124578">
              <w:rPr>
                <w:rFonts w:ascii="微软雅黑" w:eastAsia="微软雅黑" w:hAnsi="微软雅黑"/>
                <w:szCs w:val="21"/>
              </w:rPr>
              <w:t>-5-18</w:t>
            </w:r>
          </w:p>
        </w:tc>
        <w:tc>
          <w:tcPr>
            <w:tcW w:w="1981" w:type="dxa"/>
            <w:vAlign w:val="center"/>
          </w:tcPr>
          <w:p w:rsidR="004A10D8" w:rsidRPr="00124578" w:rsidRDefault="004A10D8" w:rsidP="005D1A00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4501" w:type="dxa"/>
            <w:vAlign w:val="center"/>
          </w:tcPr>
          <w:p w:rsidR="004A10D8" w:rsidRPr="00124578" w:rsidRDefault="004A10D8" w:rsidP="005D1A00">
            <w:pPr>
              <w:rPr>
                <w:rFonts w:ascii="微软雅黑" w:eastAsia="微软雅黑" w:hAnsi="微软雅黑" w:hint="eastAsia"/>
                <w:szCs w:val="21"/>
              </w:rPr>
            </w:pPr>
            <w:r w:rsidRPr="00124578">
              <w:rPr>
                <w:rFonts w:ascii="微软雅黑" w:eastAsia="微软雅黑" w:hAnsi="微软雅黑" w:hint="eastAsia"/>
                <w:szCs w:val="21"/>
              </w:rPr>
              <w:t>好友，</w:t>
            </w:r>
            <w:r w:rsidRPr="00124578">
              <w:rPr>
                <w:rFonts w:ascii="微软雅黑" w:eastAsia="微软雅黑" w:hAnsi="微软雅黑"/>
                <w:szCs w:val="21"/>
              </w:rPr>
              <w:t>群组</w:t>
            </w:r>
            <w:r w:rsidRPr="00124578">
              <w:rPr>
                <w:rFonts w:ascii="微软雅黑" w:eastAsia="微软雅黑" w:hAnsi="微软雅黑" w:hint="eastAsia"/>
                <w:szCs w:val="21"/>
              </w:rPr>
              <w:t>的相关规则和流程</w:t>
            </w:r>
            <w:bookmarkStart w:id="1" w:name="_GoBack"/>
            <w:bookmarkEnd w:id="1"/>
          </w:p>
        </w:tc>
        <w:tc>
          <w:tcPr>
            <w:tcW w:w="1035" w:type="dxa"/>
            <w:vAlign w:val="center"/>
          </w:tcPr>
          <w:p w:rsidR="004A10D8" w:rsidRPr="00124578" w:rsidRDefault="004A10D8" w:rsidP="005D1A00">
            <w:pPr>
              <w:jc w:val="center"/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张启炜</w:t>
            </w:r>
          </w:p>
        </w:tc>
      </w:tr>
    </w:tbl>
    <w:p w:rsidR="006F46BF" w:rsidRPr="00124578" w:rsidRDefault="001C44C6" w:rsidP="00115C0B">
      <w:pPr>
        <w:pStyle w:val="2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添加</w:t>
      </w:r>
      <w:r w:rsidRPr="00124578">
        <w:rPr>
          <w:rFonts w:ascii="微软雅黑" w:eastAsia="微软雅黑" w:hAnsi="微软雅黑"/>
        </w:rPr>
        <w:t>好友流程</w:t>
      </w:r>
    </w:p>
    <w:p w:rsidR="001C44C6" w:rsidRPr="00124578" w:rsidRDefault="001C44C6" w:rsidP="001C44C6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09DBB282" wp14:editId="2839B799">
            <wp:extent cx="5274310" cy="63569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C6" w:rsidRPr="00124578" w:rsidRDefault="001C44C6" w:rsidP="00115C0B">
      <w:pPr>
        <w:pStyle w:val="2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删除</w:t>
      </w:r>
      <w:r w:rsidRPr="00124578">
        <w:rPr>
          <w:rFonts w:ascii="微软雅黑" w:eastAsia="微软雅黑" w:hAnsi="微软雅黑"/>
        </w:rPr>
        <w:t>好友流程</w:t>
      </w:r>
    </w:p>
    <w:p w:rsidR="001C44C6" w:rsidRPr="00124578" w:rsidRDefault="001C44C6" w:rsidP="001C44C6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018B163" wp14:editId="538B49CC">
            <wp:extent cx="5274310" cy="17278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C6" w:rsidRPr="00124578" w:rsidRDefault="001C44C6" w:rsidP="001C44C6">
      <w:pPr>
        <w:rPr>
          <w:rFonts w:ascii="微软雅黑" w:eastAsia="微软雅黑" w:hAnsi="微软雅黑"/>
        </w:rPr>
      </w:pPr>
    </w:p>
    <w:p w:rsidR="00115C0B" w:rsidRPr="00124578" w:rsidRDefault="00115C0B" w:rsidP="00115C0B">
      <w:pPr>
        <w:pStyle w:val="2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一、设计概要</w:t>
      </w:r>
    </w:p>
    <w:p w:rsidR="00115C0B" w:rsidRPr="00124578" w:rsidRDefault="00115C0B" w:rsidP="00115C0B">
      <w:pPr>
        <w:pStyle w:val="3"/>
        <w:rPr>
          <w:rFonts w:ascii="微软雅黑" w:eastAsia="微软雅黑" w:hAnsi="微软雅黑"/>
          <w:sz w:val="27"/>
          <w:szCs w:val="27"/>
        </w:rPr>
      </w:pPr>
      <w:r w:rsidRPr="00124578">
        <w:rPr>
          <w:rFonts w:ascii="微软雅黑" w:eastAsia="微软雅黑" w:hAnsi="微软雅黑" w:cs="Arial"/>
        </w:rPr>
        <w:t>1.1</w:t>
      </w:r>
      <w:r w:rsidRPr="00124578">
        <w:rPr>
          <w:rFonts w:ascii="微软雅黑" w:eastAsia="微软雅黑" w:hAnsi="微软雅黑" w:hint="eastAsia"/>
        </w:rPr>
        <w:t>设计目的</w:t>
      </w:r>
    </w:p>
    <w:p w:rsidR="00115C0B" w:rsidRPr="00124578" w:rsidRDefault="00115C0B" w:rsidP="00115C0B">
      <w:pPr>
        <w:pStyle w:val="ac"/>
        <w:shd w:val="clear" w:color="auto" w:fill="FFFFFF"/>
        <w:spacing w:before="0" w:beforeAutospacing="0" w:after="0" w:afterAutospacing="0" w:line="360" w:lineRule="atLeast"/>
        <w:ind w:left="846" w:hanging="420"/>
        <w:jc w:val="both"/>
        <w:rPr>
          <w:rFonts w:ascii="微软雅黑" w:eastAsia="微软雅黑" w:hAnsi="微软雅黑"/>
          <w:color w:val="333333"/>
        </w:rPr>
      </w:pP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sym w:font="Wingdings" w:char="F0D8"/>
      </w:r>
      <w:r w:rsidRPr="00124578">
        <w:rPr>
          <w:rFonts w:ascii="微软雅黑" w:eastAsia="微软雅黑" w:hAnsi="微软雅黑" w:cs="Times New Roman"/>
          <w:color w:val="333333"/>
          <w:sz w:val="14"/>
          <w:szCs w:val="14"/>
        </w:rPr>
        <w:t>        </w:t>
      </w:r>
      <w:r w:rsidRPr="00124578">
        <w:rPr>
          <w:rStyle w:val="apple-converted-space"/>
          <w:rFonts w:ascii="微软雅黑" w:eastAsia="微软雅黑" w:hAnsi="微软雅黑" w:cs="Times New Roman"/>
          <w:color w:val="333333"/>
          <w:sz w:val="14"/>
          <w:szCs w:val="14"/>
        </w:rPr>
        <w:t> </w:t>
      </w: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t>搭建一个游戏中的社交关系链；</w:t>
      </w:r>
    </w:p>
    <w:p w:rsidR="00115C0B" w:rsidRPr="00124578" w:rsidRDefault="00115C0B" w:rsidP="00115C0B">
      <w:pPr>
        <w:pStyle w:val="ac"/>
        <w:shd w:val="clear" w:color="auto" w:fill="FFFFFF"/>
        <w:spacing w:before="0" w:beforeAutospacing="0" w:after="0" w:afterAutospacing="0" w:line="360" w:lineRule="atLeast"/>
        <w:ind w:left="846" w:hanging="420"/>
        <w:jc w:val="both"/>
        <w:rPr>
          <w:rFonts w:ascii="微软雅黑" w:eastAsia="微软雅黑" w:hAnsi="微软雅黑"/>
          <w:color w:val="333333"/>
        </w:rPr>
      </w:pP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sym w:font="Wingdings" w:char="F0D8"/>
      </w:r>
      <w:r w:rsidRPr="00124578">
        <w:rPr>
          <w:rFonts w:ascii="微软雅黑" w:eastAsia="微软雅黑" w:hAnsi="微软雅黑" w:cs="Times New Roman"/>
          <w:color w:val="333333"/>
          <w:sz w:val="14"/>
          <w:szCs w:val="14"/>
        </w:rPr>
        <w:t>        </w:t>
      </w:r>
      <w:r w:rsidRPr="00124578">
        <w:rPr>
          <w:rStyle w:val="apple-converted-space"/>
          <w:rFonts w:ascii="微软雅黑" w:eastAsia="微软雅黑" w:hAnsi="微软雅黑" w:cs="Times New Roman"/>
          <w:color w:val="333333"/>
          <w:sz w:val="14"/>
          <w:szCs w:val="14"/>
        </w:rPr>
        <w:t> </w:t>
      </w:r>
      <w:r w:rsidR="00316292">
        <w:rPr>
          <w:rFonts w:ascii="微软雅黑" w:eastAsia="微软雅黑" w:hAnsi="微软雅黑" w:hint="eastAsia"/>
          <w:color w:val="333333"/>
          <w:sz w:val="18"/>
          <w:szCs w:val="18"/>
        </w:rPr>
        <w:t>增加游戏</w:t>
      </w: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t>中的粘合度，玩家</w:t>
      </w:r>
      <w:r w:rsidR="00316292">
        <w:rPr>
          <w:rFonts w:ascii="微软雅黑" w:eastAsia="微软雅黑" w:hAnsi="微软雅黑" w:hint="eastAsia"/>
          <w:color w:val="333333"/>
          <w:sz w:val="18"/>
          <w:szCs w:val="18"/>
        </w:rPr>
        <w:t>建立</w:t>
      </w:r>
      <w:r w:rsidR="00316292">
        <w:rPr>
          <w:rFonts w:ascii="微软雅黑" w:eastAsia="微软雅黑" w:hAnsi="微软雅黑"/>
          <w:color w:val="333333"/>
          <w:sz w:val="18"/>
          <w:szCs w:val="18"/>
        </w:rPr>
        <w:t>圈子</w:t>
      </w: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t>之间互动，增加游戏活跃；</w:t>
      </w:r>
    </w:p>
    <w:p w:rsidR="00115C0B" w:rsidRPr="00316292" w:rsidRDefault="00115C0B" w:rsidP="00115C0B">
      <w:pPr>
        <w:pStyle w:val="ac"/>
        <w:shd w:val="clear" w:color="auto" w:fill="FFFFFF"/>
        <w:spacing w:before="0" w:beforeAutospacing="0" w:after="0" w:afterAutospacing="0" w:line="360" w:lineRule="atLeast"/>
        <w:jc w:val="both"/>
        <w:rPr>
          <w:rFonts w:ascii="微软雅黑" w:eastAsia="微软雅黑" w:hAnsi="微软雅黑"/>
          <w:color w:val="333333"/>
        </w:rPr>
      </w:pPr>
    </w:p>
    <w:p w:rsidR="00115C0B" w:rsidRPr="00124578" w:rsidRDefault="00115C0B" w:rsidP="00115C0B">
      <w:pPr>
        <w:pStyle w:val="ac"/>
        <w:shd w:val="clear" w:color="auto" w:fill="FFFFFF"/>
        <w:spacing w:before="0" w:beforeAutospacing="0" w:after="0" w:afterAutospacing="0" w:line="360" w:lineRule="atLeast"/>
        <w:ind w:left="420"/>
        <w:jc w:val="both"/>
        <w:rPr>
          <w:rFonts w:ascii="微软雅黑" w:eastAsia="微软雅黑" w:hAnsi="微软雅黑"/>
          <w:color w:val="333333"/>
        </w:rPr>
      </w:pPr>
      <w:r w:rsidRPr="00124578">
        <w:rPr>
          <w:rFonts w:ascii="微软雅黑" w:eastAsia="微软雅黑" w:hAnsi="微软雅黑"/>
          <w:color w:val="333333"/>
          <w:sz w:val="18"/>
          <w:szCs w:val="18"/>
        </w:rPr>
        <w:t> </w:t>
      </w:r>
    </w:p>
    <w:p w:rsidR="00115C0B" w:rsidRPr="00124578" w:rsidRDefault="00115C0B" w:rsidP="00115C0B">
      <w:pPr>
        <w:pStyle w:val="3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cs="Arial"/>
        </w:rPr>
        <w:t>1.2</w:t>
      </w:r>
      <w:r w:rsidRPr="00124578">
        <w:rPr>
          <w:rFonts w:ascii="微软雅黑" w:eastAsia="微软雅黑" w:hAnsi="微软雅黑" w:hint="eastAsia"/>
        </w:rPr>
        <w:t>主要应用的场景</w:t>
      </w:r>
    </w:p>
    <w:p w:rsidR="002C326B" w:rsidRPr="00124578" w:rsidRDefault="002C326B" w:rsidP="002C326B">
      <w:pPr>
        <w:pStyle w:val="a9"/>
        <w:numPr>
          <w:ilvl w:val="0"/>
          <w:numId w:val="32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1EBAFA8B" wp14:editId="120183F5">
            <wp:extent cx="1085714" cy="53333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</w:rPr>
        <w:t>游戏</w:t>
      </w:r>
      <w:r w:rsidRPr="00124578">
        <w:rPr>
          <w:rFonts w:ascii="微软雅黑" w:eastAsia="微软雅黑" w:hAnsi="微软雅黑"/>
        </w:rPr>
        <w:t>大厅好友按钮</w:t>
      </w:r>
    </w:p>
    <w:p w:rsidR="00115C0B" w:rsidRPr="00124578" w:rsidRDefault="00115C0B" w:rsidP="002C326B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tLeast"/>
        <w:jc w:val="both"/>
        <w:rPr>
          <w:rFonts w:ascii="微软雅黑" w:eastAsia="微软雅黑" w:hAnsi="微软雅黑"/>
          <w:color w:val="333333"/>
        </w:rPr>
      </w:pP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t>通过搜索玩家数字</w:t>
      </w:r>
      <w:r w:rsidRPr="00124578">
        <w:rPr>
          <w:rFonts w:ascii="微软雅黑" w:eastAsia="微软雅黑" w:hAnsi="微软雅黑"/>
          <w:color w:val="333333"/>
          <w:sz w:val="18"/>
          <w:szCs w:val="18"/>
        </w:rPr>
        <w:t>ID</w:t>
      </w:r>
      <w:r w:rsidRPr="00124578">
        <w:rPr>
          <w:rFonts w:ascii="微软雅黑" w:eastAsia="微软雅黑" w:hAnsi="微软雅黑" w:hint="eastAsia"/>
          <w:color w:val="333333"/>
          <w:sz w:val="18"/>
          <w:szCs w:val="18"/>
        </w:rPr>
        <w:t>方式添加好友；</w:t>
      </w:r>
    </w:p>
    <w:p w:rsidR="00115C0B" w:rsidRPr="00124578" w:rsidRDefault="00316292" w:rsidP="002C326B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 w:line="36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在圈子</w:t>
      </w:r>
      <w:r w:rsidR="00115C0B" w:rsidRPr="00124578">
        <w:rPr>
          <w:rFonts w:ascii="微软雅黑" w:eastAsia="微软雅黑" w:hAnsi="微软雅黑" w:hint="eastAsia"/>
          <w:color w:val="333333"/>
          <w:sz w:val="18"/>
          <w:szCs w:val="18"/>
        </w:rPr>
        <w:t>中进行各种好友关系链行为；</w:t>
      </w:r>
    </w:p>
    <w:p w:rsidR="00115C0B" w:rsidRPr="00316292" w:rsidRDefault="00115C0B" w:rsidP="00115C0B">
      <w:pPr>
        <w:pStyle w:val="ac"/>
        <w:shd w:val="clear" w:color="auto" w:fill="FFFFFF"/>
        <w:spacing w:before="0" w:beforeAutospacing="0" w:after="0" w:afterAutospacing="0" w:line="360" w:lineRule="atLeast"/>
        <w:ind w:left="846" w:hanging="420"/>
        <w:jc w:val="both"/>
        <w:rPr>
          <w:rFonts w:ascii="微软雅黑" w:eastAsia="微软雅黑" w:hAnsi="微软雅黑"/>
          <w:color w:val="333333"/>
        </w:rPr>
      </w:pPr>
    </w:p>
    <w:p w:rsidR="00115C0B" w:rsidRPr="00124578" w:rsidRDefault="00115C0B" w:rsidP="001C44C6">
      <w:pPr>
        <w:rPr>
          <w:rFonts w:ascii="微软雅黑" w:eastAsia="微软雅黑" w:hAnsi="微软雅黑"/>
        </w:rPr>
      </w:pPr>
    </w:p>
    <w:p w:rsidR="001C44C6" w:rsidRPr="00124578" w:rsidRDefault="001C44C6" w:rsidP="001C44C6">
      <w:pPr>
        <w:rPr>
          <w:rFonts w:ascii="微软雅黑" w:eastAsia="微软雅黑" w:hAnsi="微软雅黑"/>
        </w:rPr>
      </w:pPr>
    </w:p>
    <w:p w:rsidR="006F46BF" w:rsidRPr="00124578" w:rsidRDefault="006F46BF" w:rsidP="00115C0B">
      <w:pPr>
        <w:pStyle w:val="2"/>
        <w:numPr>
          <w:ilvl w:val="0"/>
          <w:numId w:val="31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系统</w:t>
      </w:r>
      <w:r w:rsidRPr="00124578">
        <w:rPr>
          <w:rFonts w:ascii="微软雅黑" w:eastAsia="微软雅黑" w:hAnsi="微软雅黑"/>
        </w:rPr>
        <w:t>功能</w:t>
      </w:r>
      <w:r w:rsidRPr="00124578">
        <w:rPr>
          <w:rFonts w:ascii="微软雅黑" w:eastAsia="微软雅黑" w:hAnsi="微软雅黑" w:hint="eastAsia"/>
        </w:rPr>
        <w:t>设计</w:t>
      </w:r>
    </w:p>
    <w:p w:rsidR="002C326B" w:rsidRPr="00124578" w:rsidRDefault="002C326B" w:rsidP="002C326B">
      <w:pPr>
        <w:pStyle w:val="3"/>
        <w:numPr>
          <w:ilvl w:val="2"/>
          <w:numId w:val="5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操作</w:t>
      </w:r>
    </w:p>
    <w:p w:rsidR="002C326B" w:rsidRPr="00124578" w:rsidRDefault="002C326B" w:rsidP="002C326B">
      <w:pPr>
        <w:numPr>
          <w:ilvl w:val="0"/>
          <w:numId w:val="9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游戏中玩家主动添加的好友列表，玩家将需要联系的朋友添加到这里。</w:t>
      </w:r>
    </w:p>
    <w:p w:rsidR="002C326B" w:rsidRPr="00124578" w:rsidRDefault="002C326B" w:rsidP="002C326B">
      <w:pPr>
        <w:pStyle w:val="4"/>
        <w:numPr>
          <w:ilvl w:val="0"/>
          <w:numId w:val="10"/>
        </w:numPr>
        <w:spacing w:line="374" w:lineRule="auto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添加好友入口：</w:t>
      </w:r>
    </w:p>
    <w:p w:rsidR="002C326B" w:rsidRPr="00124578" w:rsidRDefault="002C326B" w:rsidP="002C326B">
      <w:pPr>
        <w:pStyle w:val="a9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点击主界面菜单“好友”按钮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12DFC876" wp14:editId="2E1A1968">
            <wp:extent cx="1190476" cy="4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</w:rPr>
        <w:t>，点击I</w:t>
      </w:r>
      <w:r w:rsidRPr="00124578">
        <w:rPr>
          <w:rFonts w:ascii="微软雅黑" w:eastAsia="微软雅黑" w:hAnsi="微软雅黑"/>
        </w:rPr>
        <w:t>D</w:t>
      </w:r>
      <w:r w:rsidRPr="00124578">
        <w:rPr>
          <w:rFonts w:ascii="微软雅黑" w:eastAsia="微软雅黑" w:hAnsi="微软雅黑" w:hint="eastAsia"/>
        </w:rPr>
        <w:t>输入框，此时输入</w:t>
      </w:r>
      <w:r w:rsidRPr="00124578">
        <w:rPr>
          <w:rFonts w:ascii="微软雅黑" w:eastAsia="微软雅黑" w:hAnsi="微软雅黑"/>
        </w:rPr>
        <w:t>框</w:t>
      </w:r>
      <w:r w:rsidRPr="00124578">
        <w:rPr>
          <w:rFonts w:ascii="微软雅黑" w:eastAsia="微软雅黑" w:hAnsi="微软雅黑" w:hint="eastAsia"/>
        </w:rPr>
        <w:t>会变化可输入</w:t>
      </w:r>
      <w:r w:rsidRPr="00124578">
        <w:rPr>
          <w:rFonts w:ascii="微软雅黑" w:eastAsia="微软雅黑" w:hAnsi="微软雅黑"/>
        </w:rPr>
        <w:t>状态</w:t>
      </w:r>
      <w:r w:rsidRPr="00124578">
        <w:rPr>
          <w:rFonts w:ascii="微软雅黑" w:eastAsia="微软雅黑" w:hAnsi="微软雅黑" w:hint="eastAsia"/>
        </w:rPr>
        <w:t>，输入</w:t>
      </w:r>
      <w:r w:rsidRPr="00124578">
        <w:rPr>
          <w:rFonts w:ascii="微软雅黑" w:eastAsia="微软雅黑" w:hAnsi="微软雅黑"/>
        </w:rPr>
        <w:t>玩家</w:t>
      </w:r>
      <w:r w:rsidRPr="00124578">
        <w:rPr>
          <w:rFonts w:ascii="微软雅黑" w:eastAsia="微软雅黑" w:hAnsi="微软雅黑" w:hint="eastAsia"/>
        </w:rPr>
        <w:t>ID点击</w:t>
      </w:r>
      <w:r w:rsidRPr="00124578">
        <w:rPr>
          <w:rFonts w:ascii="微软雅黑" w:eastAsia="微软雅黑" w:hAnsi="微软雅黑"/>
        </w:rPr>
        <w:t>搜索</w:t>
      </w:r>
      <w:r w:rsidRPr="00124578">
        <w:rPr>
          <w:rFonts w:ascii="微软雅黑" w:eastAsia="微软雅黑" w:hAnsi="微软雅黑" w:hint="eastAsia"/>
        </w:rPr>
        <w:t>。点击“加为好友”按钮。如图</w:t>
      </w:r>
      <w:r w:rsidRPr="00124578">
        <w:rPr>
          <w:rFonts w:ascii="微软雅黑" w:eastAsia="微软雅黑" w:hAnsi="微软雅黑"/>
        </w:rPr>
        <w:t>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A4D69A6" wp14:editId="46DAC7FE">
            <wp:extent cx="5274310" cy="3270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69" w:rsidRPr="00124578" w:rsidRDefault="00DC6469" w:rsidP="00DC6469">
      <w:pPr>
        <w:pStyle w:val="a9"/>
        <w:ind w:left="420" w:firstLineChars="0" w:firstLine="0"/>
        <w:jc w:val="left"/>
        <w:rPr>
          <w:rFonts w:ascii="微软雅黑" w:eastAsia="微软雅黑" w:hAnsi="微软雅黑"/>
          <w:szCs w:val="21"/>
        </w:rPr>
      </w:pPr>
    </w:p>
    <w:p w:rsidR="002C326B" w:rsidRPr="00124578" w:rsidRDefault="002C326B" w:rsidP="002C326B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打开群组界面，选中玩家，点击“加为好友”按钮。</w:t>
      </w:r>
    </w:p>
    <w:p w:rsidR="002C326B" w:rsidRPr="00124578" w:rsidRDefault="002C326B" w:rsidP="002C326B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在聊天显示框，点击玩家名，会弹出相关的菜单，会有“加为好友”选项，点击。</w:t>
      </w:r>
    </w:p>
    <w:p w:rsidR="002C326B" w:rsidRPr="00124578" w:rsidRDefault="002C326B" w:rsidP="002C326B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对局结束</w:t>
      </w:r>
      <w:r w:rsidRPr="00124578">
        <w:rPr>
          <w:rFonts w:ascii="微软雅黑" w:eastAsia="微软雅黑" w:hAnsi="微软雅黑"/>
        </w:rPr>
        <w:t>后战绩列表</w:t>
      </w:r>
      <w:r w:rsidRPr="00124578">
        <w:rPr>
          <w:rFonts w:ascii="微软雅黑" w:eastAsia="微软雅黑" w:hAnsi="微软雅黑" w:hint="eastAsia"/>
        </w:rPr>
        <w:t>，点击“加为好友” 按钮。</w:t>
      </w:r>
    </w:p>
    <w:p w:rsidR="002C326B" w:rsidRPr="00124578" w:rsidRDefault="002C326B" w:rsidP="002C326B">
      <w:pPr>
        <w:pStyle w:val="a9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  <w:szCs w:val="21"/>
        </w:rPr>
        <w:t>搜索后点击“加为好友” 按钮添加</w:t>
      </w:r>
    </w:p>
    <w:p w:rsidR="002C326B" w:rsidRPr="00124578" w:rsidRDefault="002C326B" w:rsidP="00AC249E">
      <w:pPr>
        <w:pStyle w:val="a9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  <w:szCs w:val="21"/>
        </w:rPr>
        <w:lastRenderedPageBreak/>
        <w:t>被</w:t>
      </w:r>
      <w:r w:rsidRPr="00124578">
        <w:rPr>
          <w:rFonts w:ascii="微软雅黑" w:eastAsia="微软雅黑" w:hAnsi="微软雅黑"/>
          <w:szCs w:val="21"/>
        </w:rPr>
        <w:t>添加这好友</w:t>
      </w:r>
      <w:r w:rsidR="00AC249E" w:rsidRPr="00124578">
        <w:rPr>
          <w:rFonts w:ascii="微软雅黑" w:eastAsia="微软雅黑" w:hAnsi="微软雅黑" w:hint="eastAsia"/>
          <w:szCs w:val="21"/>
        </w:rPr>
        <w:t>主界面</w:t>
      </w:r>
      <w:r w:rsidR="00AC249E" w:rsidRPr="00124578">
        <w:rPr>
          <w:rFonts w:ascii="微软雅黑" w:eastAsia="微软雅黑" w:hAnsi="微软雅黑"/>
          <w:szCs w:val="21"/>
        </w:rPr>
        <w:t>好友</w:t>
      </w:r>
      <w:r w:rsidRPr="00124578">
        <w:rPr>
          <w:rFonts w:ascii="微软雅黑" w:eastAsia="微软雅黑" w:hAnsi="微软雅黑"/>
          <w:szCs w:val="21"/>
        </w:rPr>
        <w:t>图标</w:t>
      </w:r>
      <w:r w:rsidRPr="00124578">
        <w:rPr>
          <w:rFonts w:ascii="微软雅黑" w:eastAsia="微软雅黑" w:hAnsi="微软雅黑" w:hint="eastAsia"/>
          <w:szCs w:val="21"/>
        </w:rPr>
        <w:t>将会有</w:t>
      </w:r>
      <w:r w:rsidRPr="00124578">
        <w:rPr>
          <w:rFonts w:ascii="微软雅黑" w:eastAsia="微软雅黑" w:hAnsi="微软雅黑"/>
          <w:szCs w:val="21"/>
        </w:rPr>
        <w:t>红点提示</w:t>
      </w:r>
      <w:r w:rsidR="00AC249E" w:rsidRPr="00124578">
        <w:rPr>
          <w:rFonts w:ascii="微软雅黑" w:eastAsia="微软雅黑" w:hAnsi="微软雅黑"/>
          <w:noProof/>
        </w:rPr>
        <w:drawing>
          <wp:inline distT="0" distB="0" distL="0" distR="0" wp14:anchorId="45B026C8" wp14:editId="7AAD7FDC">
            <wp:extent cx="2020661" cy="857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3501" cy="8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/>
          <w:szCs w:val="21"/>
        </w:rPr>
        <w:t>，点击进入</w:t>
      </w:r>
      <w:r w:rsidR="00AC249E" w:rsidRPr="00124578">
        <w:rPr>
          <w:rFonts w:ascii="微软雅黑" w:eastAsia="微软雅黑" w:hAnsi="微软雅黑" w:hint="eastAsia"/>
          <w:szCs w:val="21"/>
        </w:rPr>
        <w:t>界面</w:t>
      </w:r>
      <w:r w:rsidRPr="00124578">
        <w:rPr>
          <w:rFonts w:ascii="微软雅黑" w:eastAsia="微软雅黑" w:hAnsi="微软雅黑"/>
          <w:szCs w:val="21"/>
        </w:rPr>
        <w:t>好友申请</w:t>
      </w:r>
      <w:r w:rsidR="00AC249E" w:rsidRPr="00124578">
        <w:rPr>
          <w:rFonts w:ascii="微软雅黑" w:eastAsia="微软雅黑" w:hAnsi="微软雅黑" w:hint="eastAsia"/>
          <w:szCs w:val="21"/>
        </w:rPr>
        <w:t>同样</w:t>
      </w:r>
      <w:r w:rsidR="00AC249E" w:rsidRPr="00124578">
        <w:rPr>
          <w:rFonts w:ascii="微软雅黑" w:eastAsia="微软雅黑" w:hAnsi="微软雅黑"/>
          <w:szCs w:val="21"/>
        </w:rPr>
        <w:t>会有红点提示</w:t>
      </w:r>
      <w:r w:rsidR="00AC249E" w:rsidRPr="00124578">
        <w:rPr>
          <w:rFonts w:ascii="微软雅黑" w:eastAsia="微软雅黑" w:hAnsi="微软雅黑"/>
          <w:noProof/>
        </w:rPr>
        <w:drawing>
          <wp:inline distT="0" distB="0" distL="0" distR="0" wp14:anchorId="4829F5BC" wp14:editId="469FD90D">
            <wp:extent cx="1723810" cy="66666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49E" w:rsidRPr="00124578">
        <w:rPr>
          <w:rFonts w:ascii="微软雅黑" w:eastAsia="微软雅黑" w:hAnsi="微软雅黑" w:hint="eastAsia"/>
          <w:szCs w:val="21"/>
        </w:rPr>
        <w:t>，</w:t>
      </w:r>
      <w:r w:rsidR="00AC249E" w:rsidRPr="00124578">
        <w:rPr>
          <w:rFonts w:ascii="微软雅黑" w:eastAsia="微软雅黑" w:hAnsi="微软雅黑"/>
          <w:szCs w:val="21"/>
        </w:rPr>
        <w:t>点击</w:t>
      </w:r>
      <w:r w:rsidR="00AC249E" w:rsidRPr="00124578">
        <w:rPr>
          <w:rFonts w:ascii="微软雅黑" w:eastAsia="微软雅黑" w:hAnsi="微软雅黑" w:hint="eastAsia"/>
          <w:szCs w:val="21"/>
        </w:rPr>
        <w:t>进入</w:t>
      </w:r>
      <w:r w:rsidR="00AC249E" w:rsidRPr="00124578">
        <w:rPr>
          <w:rFonts w:ascii="微软雅黑" w:eastAsia="微软雅黑" w:hAnsi="微软雅黑"/>
          <w:szCs w:val="21"/>
        </w:rPr>
        <w:t>好友申请</w:t>
      </w:r>
      <w:r w:rsidR="00AC249E" w:rsidRPr="00124578">
        <w:rPr>
          <w:rFonts w:ascii="微软雅黑" w:eastAsia="微软雅黑" w:hAnsi="微软雅黑" w:hint="eastAsia"/>
          <w:szCs w:val="21"/>
        </w:rPr>
        <w:t>红点消失</w:t>
      </w:r>
      <w:r w:rsidR="00AC249E" w:rsidRPr="00124578">
        <w:rPr>
          <w:rFonts w:ascii="微软雅黑" w:eastAsia="微软雅黑" w:hAnsi="微软雅黑"/>
          <w:szCs w:val="21"/>
        </w:rPr>
        <w:t>。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632AB0AB" wp14:editId="77C869E2">
            <wp:extent cx="5274310" cy="26460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6B" w:rsidRDefault="002C326B" w:rsidP="002C326B">
      <w:pPr>
        <w:pStyle w:val="4"/>
        <w:numPr>
          <w:ilvl w:val="0"/>
          <w:numId w:val="10"/>
        </w:numPr>
        <w:spacing w:line="374" w:lineRule="auto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 添加好友提示信息：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57ABD968" wp14:editId="76C05733">
            <wp:extent cx="4438095" cy="26761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E" w:rsidRPr="00124578" w:rsidRDefault="00C73C2E" w:rsidP="00C73C2E">
      <w:pPr>
        <w:pStyle w:val="ac"/>
        <w:shd w:val="clear" w:color="auto" w:fill="FFFFFF"/>
        <w:spacing w:before="0" w:beforeAutospacing="0" w:after="0" w:afterAutospacing="0" w:line="360" w:lineRule="atLeast"/>
        <w:ind w:left="840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点击搜索的几种情况</w:t>
      </w:r>
    </w:p>
    <w:p w:rsidR="00C73C2E" w:rsidRPr="00124578" w:rsidRDefault="00C73C2E" w:rsidP="00C73C2E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未输入玩家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，直接点击搜索按钮，提示：“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请输入正确的玩家</w:t>
      </w:r>
      <w:r w:rsidRPr="00124578">
        <w:rPr>
          <w:rFonts w:ascii="微软雅黑" w:eastAsia="微软雅黑" w:hAnsi="微软雅黑"/>
          <w:color w:val="FF0000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！”</w:t>
      </w:r>
    </w:p>
    <w:p w:rsidR="00C73C2E" w:rsidRPr="00124578" w:rsidRDefault="00C73C2E" w:rsidP="00C73C2E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当输入玩家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不存在时，提示：“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该玩家不存在！”</w:t>
      </w:r>
    </w:p>
    <w:p w:rsidR="00C73C2E" w:rsidRPr="00316292" w:rsidRDefault="00316292" w:rsidP="00C73C2E">
      <w:pPr>
        <w:pStyle w:val="ac"/>
        <w:shd w:val="clear" w:color="auto" w:fill="FFFFFF"/>
        <w:spacing w:before="0" w:beforeAutospacing="0" w:after="0" w:afterAutospacing="0" w:line="360" w:lineRule="atLeast"/>
        <w:ind w:left="840"/>
        <w:rPr>
          <w:rFonts w:ascii="微软雅黑" w:eastAsia="微软雅黑" w:hAnsi="微软雅黑"/>
          <w:color w:val="00B0F0"/>
          <w:sz w:val="21"/>
          <w:szCs w:val="21"/>
        </w:rPr>
      </w:pPr>
      <w:r w:rsidRPr="00316292">
        <w:rPr>
          <w:rFonts w:ascii="微软雅黑" w:eastAsia="微软雅黑" w:hAnsi="微软雅黑" w:hint="eastAsia"/>
          <w:color w:val="00B0F0"/>
          <w:sz w:val="21"/>
          <w:szCs w:val="21"/>
        </w:rPr>
        <w:t>当输入</w:t>
      </w:r>
      <w:r w:rsidR="00C73C2E" w:rsidRPr="00316292">
        <w:rPr>
          <w:rFonts w:ascii="微软雅黑" w:eastAsia="微软雅黑" w:hAnsi="微软雅黑" w:hint="eastAsia"/>
          <w:color w:val="00B0F0"/>
          <w:sz w:val="21"/>
          <w:szCs w:val="21"/>
        </w:rPr>
        <w:t>正确的玩家</w:t>
      </w:r>
      <w:r w:rsidR="00C73C2E" w:rsidRPr="00316292">
        <w:rPr>
          <w:rFonts w:ascii="微软雅黑" w:eastAsia="微软雅黑" w:hAnsi="微软雅黑"/>
          <w:color w:val="00B0F0"/>
          <w:sz w:val="21"/>
          <w:szCs w:val="21"/>
        </w:rPr>
        <w:t>ID</w:t>
      </w:r>
      <w:r w:rsidR="00C73C2E" w:rsidRPr="00316292">
        <w:rPr>
          <w:rFonts w:ascii="微软雅黑" w:eastAsia="微软雅黑" w:hAnsi="微软雅黑" w:hint="eastAsia"/>
          <w:color w:val="00B0F0"/>
          <w:sz w:val="21"/>
          <w:szCs w:val="21"/>
        </w:rPr>
        <w:t>时，点击搜索：</w:t>
      </w:r>
    </w:p>
    <w:p w:rsidR="00C73C2E" w:rsidRPr="00124578" w:rsidRDefault="00C73C2E" w:rsidP="00C73C2E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自己第一次发送消息，且玩家不是自己好友时，提示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：“申请好友消息发送成功”。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67D1289" wp14:editId="473CFEF1">
            <wp:extent cx="1666667" cy="26666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E" w:rsidRPr="00124578" w:rsidRDefault="00C73C2E" w:rsidP="00C73C2E">
      <w:pPr>
        <w:pStyle w:val="ac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搜索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玩家不是自己好友，但是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24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小时天内第二次发送时，提示：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“申请好友消息发送成功”</w:t>
      </w:r>
    </w:p>
    <w:p w:rsidR="00C73C2E" w:rsidRPr="00124578" w:rsidRDefault="00C73C2E" w:rsidP="00C73C2E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搜索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是自己好友时，提示：“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对方已是你的好友哦！“</w:t>
      </w:r>
    </w:p>
    <w:p w:rsidR="00C73C2E" w:rsidRPr="00124578" w:rsidRDefault="00C73C2E" w:rsidP="00C73C2E">
      <w:pPr>
        <w:pStyle w:val="ac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每位玩家只能向同一个玩家发送一个添加好友的申请，重新登陆游戏或是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24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小时后对方还没确认的条件下才可重新发送；</w:t>
      </w:r>
    </w:p>
    <w:p w:rsidR="00C73C2E" w:rsidRPr="00124578" w:rsidRDefault="00C73C2E" w:rsidP="00C73C2E">
      <w:pPr>
        <w:pStyle w:val="ac"/>
        <w:numPr>
          <w:ilvl w:val="0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暂定玩家每天只能发送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3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个添加好友的申请，发送过多则提示：”</w:t>
      </w:r>
      <w:r w:rsidRPr="00124578">
        <w:rPr>
          <w:rFonts w:ascii="微软雅黑" w:eastAsia="微软雅黑" w:hAnsi="微软雅黑" w:hint="eastAsia"/>
          <w:color w:val="FF0000"/>
          <w:sz w:val="21"/>
          <w:szCs w:val="21"/>
        </w:rPr>
        <w:t>该好友</w:t>
      </w:r>
      <w:r w:rsidRPr="00124578">
        <w:rPr>
          <w:rFonts w:ascii="微软雅黑" w:eastAsia="微软雅黑" w:hAnsi="微软雅黑"/>
          <w:color w:val="FF0000"/>
          <w:sz w:val="21"/>
          <w:szCs w:val="21"/>
        </w:rPr>
        <w:t>已申请过了</w:t>
      </w:r>
      <w:r w:rsidRPr="00124578"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 wp14:anchorId="188B20E3" wp14:editId="2C796415">
            <wp:extent cx="1838095" cy="25714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 xml:space="preserve"> “</w:t>
      </w:r>
    </w:p>
    <w:p w:rsidR="00C73C2E" w:rsidRPr="00124578" w:rsidRDefault="00C73C2E" w:rsidP="00C73C2E">
      <w:pPr>
        <w:pStyle w:val="ac"/>
        <w:numPr>
          <w:ilvl w:val="1"/>
          <w:numId w:val="36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玩家点击输入要添加的玩家数字</w:t>
      </w:r>
      <w:r w:rsidRPr="00124578">
        <w:rPr>
          <w:rFonts w:ascii="微软雅黑" w:eastAsia="微软雅黑" w:hAnsi="微软雅黑"/>
          <w:color w:val="333333"/>
          <w:sz w:val="21"/>
          <w:szCs w:val="21"/>
        </w:rPr>
        <w:t>ID</w:t>
      </w:r>
      <w:r w:rsidRPr="00124578">
        <w:rPr>
          <w:rFonts w:ascii="微软雅黑" w:eastAsia="微软雅黑" w:hAnsi="微软雅黑" w:hint="eastAsia"/>
          <w:color w:val="333333"/>
          <w:sz w:val="21"/>
          <w:szCs w:val="21"/>
        </w:rPr>
        <w:t>，点击添加好友按钮发送完申请后，输入的信息清空。</w:t>
      </w:r>
    </w:p>
    <w:p w:rsidR="00C73C2E" w:rsidRPr="00C73C2E" w:rsidRDefault="00C73C2E" w:rsidP="00C73C2E"/>
    <w:p w:rsidR="009D72C7" w:rsidRPr="00124578" w:rsidRDefault="009D72C7" w:rsidP="009D72C7">
      <w:pPr>
        <w:ind w:left="420"/>
        <w:rPr>
          <w:rFonts w:ascii="微软雅黑" w:eastAsia="微软雅黑" w:hAnsi="微软雅黑"/>
        </w:rPr>
      </w:pPr>
    </w:p>
    <w:p w:rsidR="009D72C7" w:rsidRPr="00124578" w:rsidRDefault="009D72C7" w:rsidP="009D72C7">
      <w:pPr>
        <w:pStyle w:val="4"/>
        <w:numPr>
          <w:ilvl w:val="0"/>
          <w:numId w:val="10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通讯录提示信息：</w:t>
      </w:r>
    </w:p>
    <w:p w:rsidR="00F733B3" w:rsidRPr="00124578" w:rsidRDefault="00F733B3" w:rsidP="00F733B3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首次打开</w:t>
      </w:r>
      <w:r w:rsidRPr="00124578">
        <w:rPr>
          <w:rFonts w:ascii="微软雅黑" w:eastAsia="微软雅黑" w:hAnsi="微软雅黑"/>
        </w:rPr>
        <w:t>游戏将会</w:t>
      </w:r>
      <w:r w:rsidRPr="00124578">
        <w:rPr>
          <w:rFonts w:ascii="微软雅黑" w:eastAsia="微软雅黑" w:hAnsi="微软雅黑" w:hint="eastAsia"/>
        </w:rPr>
        <w:t>出现提示</w:t>
      </w:r>
      <w:r w:rsidRPr="00124578">
        <w:rPr>
          <w:rFonts w:ascii="微软雅黑" w:eastAsia="微软雅黑" w:hAnsi="微软雅黑"/>
        </w:rPr>
        <w:t>：</w:t>
      </w:r>
      <w:r w:rsidRPr="00124578">
        <w:rPr>
          <w:rFonts w:ascii="微软雅黑" w:eastAsia="微软雅黑" w:hAnsi="微软雅黑" w:hint="eastAsia"/>
        </w:rPr>
        <w:t>是否</w:t>
      </w:r>
      <w:r w:rsidRPr="00124578">
        <w:rPr>
          <w:rFonts w:ascii="微软雅黑" w:eastAsia="微软雅黑" w:hAnsi="微软雅黑"/>
        </w:rPr>
        <w:t>开启通讯录权限</w:t>
      </w:r>
      <w:r w:rsidRPr="00124578">
        <w:rPr>
          <w:rFonts w:ascii="微软雅黑" w:eastAsia="微软雅黑" w:hAnsi="微软雅黑" w:hint="eastAsia"/>
        </w:rPr>
        <w:t>。</w:t>
      </w:r>
      <w:r w:rsidRPr="0012457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4EEEA76" wp14:editId="34F7F33E">
            <wp:extent cx="3247619" cy="2342857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78" w:rsidRPr="00124578" w:rsidRDefault="009E1978" w:rsidP="00F733B3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允许</w:t>
      </w:r>
      <w:r w:rsidRPr="00124578">
        <w:rPr>
          <w:rFonts w:ascii="微软雅黑" w:eastAsia="微软雅黑" w:hAnsi="微软雅黑"/>
        </w:rPr>
        <w:t>访问显示：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F0EDFFB" wp14:editId="36B70258">
            <wp:extent cx="5274310" cy="29914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78" w:rsidRPr="00124578" w:rsidRDefault="009E1978" w:rsidP="00F733B3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拒绝</w:t>
      </w:r>
      <w:r w:rsidRPr="00124578">
        <w:rPr>
          <w:rFonts w:ascii="微软雅黑" w:eastAsia="微软雅黑" w:hAnsi="微软雅黑"/>
        </w:rPr>
        <w:t>访问</w:t>
      </w:r>
      <w:r w:rsidRPr="00124578">
        <w:rPr>
          <w:rFonts w:ascii="微软雅黑" w:eastAsia="微软雅黑" w:hAnsi="微软雅黑" w:hint="eastAsia"/>
        </w:rPr>
        <w:t>显示</w:t>
      </w:r>
      <w:r w:rsidRPr="00124578">
        <w:rPr>
          <w:rFonts w:ascii="微软雅黑" w:eastAsia="微软雅黑" w:hAnsi="微软雅黑"/>
        </w:rPr>
        <w:t>：</w:t>
      </w:r>
      <w:r w:rsidRPr="0012457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70CD948" wp14:editId="027A4D99">
            <wp:extent cx="5274310" cy="31184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78" w:rsidRPr="00124578" w:rsidRDefault="009E1978" w:rsidP="00F733B3">
      <w:pPr>
        <w:jc w:val="left"/>
        <w:rPr>
          <w:rFonts w:ascii="微软雅黑" w:eastAsia="微软雅黑" w:hAnsi="微软雅黑"/>
        </w:rPr>
      </w:pPr>
    </w:p>
    <w:p w:rsidR="009E1978" w:rsidRPr="00124578" w:rsidRDefault="009E1978" w:rsidP="009E1978">
      <w:pPr>
        <w:pStyle w:val="4"/>
        <w:numPr>
          <w:ilvl w:val="0"/>
          <w:numId w:val="10"/>
        </w:numPr>
        <w:spacing w:line="374" w:lineRule="auto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附近</w:t>
      </w:r>
      <w:r w:rsidRPr="00124578">
        <w:rPr>
          <w:rFonts w:ascii="微软雅黑" w:eastAsia="微软雅黑" w:hAnsi="微软雅黑"/>
        </w:rPr>
        <w:t>的人</w:t>
      </w:r>
      <w:r w:rsidRPr="00124578">
        <w:rPr>
          <w:rFonts w:ascii="微软雅黑" w:eastAsia="微软雅黑" w:hAnsi="微软雅黑" w:hint="eastAsia"/>
        </w:rPr>
        <w:t>提示</w:t>
      </w:r>
      <w:r w:rsidRPr="00124578">
        <w:rPr>
          <w:rFonts w:ascii="微软雅黑" w:eastAsia="微软雅黑" w:hAnsi="微软雅黑"/>
        </w:rPr>
        <w:t>信息</w:t>
      </w:r>
      <w:r w:rsidRPr="00124578">
        <w:rPr>
          <w:rFonts w:ascii="微软雅黑" w:eastAsia="微软雅黑" w:hAnsi="微软雅黑" w:hint="eastAsia"/>
        </w:rPr>
        <w:t>：</w:t>
      </w:r>
    </w:p>
    <w:p w:rsidR="009E1978" w:rsidRPr="00124578" w:rsidRDefault="009E1978" w:rsidP="009E1978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首次打开</w:t>
      </w:r>
      <w:r w:rsidRPr="00124578">
        <w:rPr>
          <w:rFonts w:ascii="微软雅黑" w:eastAsia="微软雅黑" w:hAnsi="微软雅黑"/>
        </w:rPr>
        <w:t>游戏将会</w:t>
      </w:r>
      <w:r w:rsidRPr="00124578">
        <w:rPr>
          <w:rFonts w:ascii="微软雅黑" w:eastAsia="微软雅黑" w:hAnsi="微软雅黑" w:hint="eastAsia"/>
        </w:rPr>
        <w:t>出现提示</w:t>
      </w:r>
      <w:r w:rsidRPr="00124578">
        <w:rPr>
          <w:rFonts w:ascii="微软雅黑" w:eastAsia="微软雅黑" w:hAnsi="微软雅黑"/>
        </w:rPr>
        <w:t>：</w:t>
      </w:r>
      <w:r w:rsidRPr="00124578">
        <w:rPr>
          <w:rFonts w:ascii="微软雅黑" w:eastAsia="微软雅黑" w:hAnsi="微软雅黑" w:hint="eastAsia"/>
        </w:rPr>
        <w:t>是否</w:t>
      </w:r>
      <w:r w:rsidRPr="00124578">
        <w:rPr>
          <w:rFonts w:ascii="微软雅黑" w:eastAsia="微软雅黑" w:hAnsi="微软雅黑"/>
        </w:rPr>
        <w:t>开启通讯录权限</w:t>
      </w:r>
      <w:r w:rsidRPr="00124578">
        <w:rPr>
          <w:rFonts w:ascii="微软雅黑" w:eastAsia="微软雅黑" w:hAnsi="微软雅黑" w:hint="eastAsia"/>
        </w:rPr>
        <w:t>。</w:t>
      </w:r>
    </w:p>
    <w:p w:rsidR="009E1978" w:rsidRPr="00124578" w:rsidRDefault="009E1978" w:rsidP="009E1978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E6C7E8C" wp14:editId="637B9C72">
            <wp:extent cx="3295238" cy="175238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54" w:rsidRPr="00124578" w:rsidRDefault="007E2F54" w:rsidP="007E2F54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允许</w:t>
      </w:r>
      <w:r w:rsidRPr="00124578">
        <w:rPr>
          <w:rFonts w:ascii="微软雅黑" w:eastAsia="微软雅黑" w:hAnsi="微软雅黑"/>
        </w:rPr>
        <w:t>访问界面：</w:t>
      </w:r>
      <w:r w:rsidRPr="0012457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2E9A3CC" wp14:editId="10076D8A">
            <wp:extent cx="5274310" cy="31432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54" w:rsidRPr="00124578" w:rsidRDefault="007E2F54" w:rsidP="007E2F54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拒绝</w:t>
      </w:r>
      <w:r w:rsidRPr="00124578">
        <w:rPr>
          <w:rFonts w:ascii="微软雅黑" w:eastAsia="微软雅黑" w:hAnsi="微软雅黑"/>
        </w:rPr>
        <w:t>访问界面显示：</w:t>
      </w:r>
    </w:p>
    <w:p w:rsidR="007E2F54" w:rsidRPr="00124578" w:rsidRDefault="007E2F54" w:rsidP="007E2F54">
      <w:p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73612092" wp14:editId="3E26E9BB">
            <wp:extent cx="5274310" cy="31070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78" w:rsidRPr="00124578" w:rsidRDefault="009E1978" w:rsidP="009E1978">
      <w:pPr>
        <w:rPr>
          <w:rFonts w:ascii="微软雅黑" w:eastAsia="微软雅黑" w:hAnsi="微软雅黑"/>
        </w:rPr>
      </w:pPr>
    </w:p>
    <w:p w:rsidR="009E1978" w:rsidRPr="00124578" w:rsidRDefault="009E1978" w:rsidP="00F733B3">
      <w:pPr>
        <w:jc w:val="left"/>
        <w:rPr>
          <w:rFonts w:ascii="微软雅黑" w:eastAsia="微软雅黑" w:hAnsi="微软雅黑"/>
        </w:rPr>
      </w:pPr>
    </w:p>
    <w:p w:rsidR="009D72C7" w:rsidRPr="00124578" w:rsidRDefault="009D72C7" w:rsidP="009D72C7">
      <w:pPr>
        <w:rPr>
          <w:rFonts w:ascii="微软雅黑" w:eastAsia="微软雅黑" w:hAnsi="微软雅黑"/>
        </w:rPr>
      </w:pPr>
    </w:p>
    <w:p w:rsidR="002C326B" w:rsidRPr="00124578" w:rsidRDefault="002C326B" w:rsidP="002C326B">
      <w:pPr>
        <w:pStyle w:val="4"/>
        <w:numPr>
          <w:ilvl w:val="0"/>
          <w:numId w:val="10"/>
        </w:numPr>
        <w:spacing w:line="374" w:lineRule="auto"/>
        <w:rPr>
          <w:rFonts w:ascii="微软雅黑" w:eastAsia="微软雅黑" w:hAnsi="微软雅黑"/>
        </w:rPr>
      </w:pPr>
      <w:bookmarkStart w:id="2" w:name="对好友列表的操作"/>
      <w:r w:rsidRPr="00124578">
        <w:rPr>
          <w:rFonts w:ascii="微软雅黑" w:eastAsia="微软雅黑" w:hAnsi="微软雅黑" w:hint="eastAsia"/>
        </w:rPr>
        <w:lastRenderedPageBreak/>
        <w:t>对好友列表的操作</w:t>
      </w:r>
      <w:bookmarkEnd w:id="2"/>
      <w:r w:rsidRPr="00124578">
        <w:rPr>
          <w:rFonts w:ascii="微软雅黑" w:eastAsia="微软雅黑" w:hAnsi="微软雅黑" w:hint="eastAsia"/>
        </w:rPr>
        <w:t>：</w:t>
      </w:r>
    </w:p>
    <w:p w:rsidR="002C326B" w:rsidRPr="00124578" w:rsidRDefault="002C326B" w:rsidP="002C326B">
      <w:pPr>
        <w:numPr>
          <w:ilvl w:val="0"/>
          <w:numId w:val="1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点击好友名，为选中，同时打开该好友的菜单：</w:t>
      </w:r>
    </w:p>
    <w:p w:rsidR="002C326B" w:rsidRPr="00124578" w:rsidRDefault="002C326B" w:rsidP="002C326B">
      <w:pPr>
        <w:ind w:left="42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    菜单顺序及内容：</w:t>
      </w:r>
    </w:p>
    <w:p w:rsidR="002C326B" w:rsidRPr="00124578" w:rsidRDefault="002C326B" w:rsidP="002C326B">
      <w:pPr>
        <w:rPr>
          <w:rFonts w:ascii="微软雅黑" w:eastAsia="微软雅黑" w:hAnsi="微软雅黑"/>
        </w:rPr>
      </w:pPr>
    </w:p>
    <w:p w:rsidR="002C326B" w:rsidRPr="00124578" w:rsidRDefault="00362221" w:rsidP="002C326B">
      <w:pPr>
        <w:pStyle w:val="a9"/>
        <w:numPr>
          <w:ilvl w:val="0"/>
          <w:numId w:val="18"/>
        </w:numPr>
        <w:ind w:firstLineChars="0"/>
        <w:rPr>
          <w:ins w:id="3" w:author="刘铁" w:date="2006-09-29T14:48:00Z"/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发送信息</w:t>
      </w:r>
    </w:p>
    <w:p w:rsidR="002C326B" w:rsidRPr="00124578" w:rsidRDefault="002C326B" w:rsidP="002C326B">
      <w:pPr>
        <w:pStyle w:val="a9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聊天记录</w:t>
      </w:r>
    </w:p>
    <w:p w:rsidR="002C326B" w:rsidRPr="00124578" w:rsidRDefault="002C326B" w:rsidP="002C326B">
      <w:pPr>
        <w:pStyle w:val="a9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查看好友资料</w:t>
      </w:r>
    </w:p>
    <w:p w:rsidR="002C326B" w:rsidRPr="00124578" w:rsidRDefault="002C326B" w:rsidP="002C326B">
      <w:pPr>
        <w:pStyle w:val="a9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删除好友</w:t>
      </w:r>
    </w:p>
    <w:p w:rsidR="002C326B" w:rsidRPr="00124578" w:rsidRDefault="002C326B" w:rsidP="002C326B">
      <w:pPr>
        <w:pStyle w:val="a9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分组(暂定)</w:t>
      </w:r>
    </w:p>
    <w:p w:rsidR="002C326B" w:rsidRPr="00124578" w:rsidRDefault="002C326B" w:rsidP="002C326B">
      <w:pPr>
        <w:rPr>
          <w:rFonts w:ascii="微软雅黑" w:eastAsia="微软雅黑" w:hAnsi="微软雅黑"/>
        </w:rPr>
      </w:pPr>
    </w:p>
    <w:p w:rsidR="006F46BF" w:rsidRPr="00124578" w:rsidRDefault="006F46BF" w:rsidP="002C326B">
      <w:pPr>
        <w:pStyle w:val="3"/>
        <w:numPr>
          <w:ilvl w:val="0"/>
          <w:numId w:val="3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关系</w:t>
      </w:r>
    </w:p>
    <w:p w:rsidR="006F46BF" w:rsidRPr="00124578" w:rsidRDefault="006F46BF" w:rsidP="006F46BF">
      <w:pPr>
        <w:rPr>
          <w:rFonts w:ascii="微软雅黑" w:eastAsia="微软雅黑" w:hAnsi="微软雅黑"/>
        </w:rPr>
      </w:pPr>
    </w:p>
    <w:p w:rsidR="00883AC0" w:rsidRPr="00124578" w:rsidRDefault="006F46BF" w:rsidP="00E26353">
      <w:pPr>
        <w:pStyle w:val="4"/>
        <w:numPr>
          <w:ilvl w:val="0"/>
          <w:numId w:val="2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好友</w:t>
      </w:r>
    </w:p>
    <w:p w:rsidR="006F46BF" w:rsidRPr="00124578" w:rsidRDefault="006F46BF" w:rsidP="00E26353">
      <w:pPr>
        <w:pStyle w:val="5"/>
        <w:numPr>
          <w:ilvl w:val="0"/>
          <w:numId w:val="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 </w:t>
      </w:r>
      <w:r w:rsidRPr="00124578">
        <w:rPr>
          <w:rFonts w:ascii="微软雅黑" w:eastAsia="微软雅黑" w:hAnsi="微软雅黑"/>
        </w:rPr>
        <w:t xml:space="preserve"> </w:t>
      </w:r>
      <w:r w:rsidRPr="00124578">
        <w:rPr>
          <w:rFonts w:ascii="微软雅黑" w:eastAsia="微软雅黑" w:hAnsi="微软雅黑" w:hint="eastAsia"/>
        </w:rPr>
        <w:t>好友</w:t>
      </w:r>
      <w:r w:rsidRPr="00124578">
        <w:rPr>
          <w:rFonts w:ascii="微软雅黑" w:eastAsia="微软雅黑" w:hAnsi="微软雅黑"/>
        </w:rPr>
        <w:t>数目</w:t>
      </w:r>
    </w:p>
    <w:p w:rsidR="006F46BF" w:rsidRPr="00124578" w:rsidRDefault="006F46BF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hanging="90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</w:rPr>
        <w:t xml:space="preserve"> </w:t>
      </w:r>
      <w:r w:rsidRPr="00124578">
        <w:rPr>
          <w:rFonts w:ascii="微软雅黑" w:eastAsia="微软雅黑" w:hAnsi="微软雅黑" w:hint="eastAsia"/>
          <w:b w:val="0"/>
          <w:sz w:val="21"/>
        </w:rPr>
        <w:t>每个玩家的好友上限是</w:t>
      </w:r>
      <w:r w:rsidRPr="00124578">
        <w:rPr>
          <w:rFonts w:ascii="微软雅黑" w:eastAsia="微软雅黑" w:hAnsi="微软雅黑"/>
          <w:b w:val="0"/>
          <w:sz w:val="21"/>
        </w:rPr>
        <w:t>100</w:t>
      </w:r>
      <w:r w:rsidRPr="00124578">
        <w:rPr>
          <w:rFonts w:ascii="微软雅黑" w:eastAsia="微软雅黑" w:hAnsi="微软雅黑" w:hint="eastAsia"/>
          <w:b w:val="0"/>
          <w:sz w:val="21"/>
        </w:rPr>
        <w:t>人</w:t>
      </w:r>
    </w:p>
    <w:p w:rsidR="006F46BF" w:rsidRPr="00124578" w:rsidRDefault="006F46BF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hanging="900"/>
        <w:rPr>
          <w:rFonts w:ascii="微软雅黑" w:eastAsia="微软雅黑" w:hAnsi="微软雅黑"/>
          <w:b w:val="0"/>
          <w:color w:val="0000FF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 xml:space="preserve"> 当达到上限后，</w:t>
      </w: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会提示“达到好友上限”</w:t>
      </w:r>
    </w:p>
    <w:p w:rsidR="00F54E7E" w:rsidRPr="00124578" w:rsidRDefault="00F54E7E" w:rsidP="00F54E7E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cstheme="majorBidi"/>
          <w:bCs/>
          <w:szCs w:val="24"/>
        </w:rPr>
        <w:t xml:space="preserve">    </w:t>
      </w:r>
      <w:r w:rsidRPr="00124578">
        <w:rPr>
          <w:rFonts w:ascii="微软雅黑" w:eastAsia="微软雅黑" w:hAnsi="微软雅黑" w:cstheme="majorBidi" w:hint="eastAsia"/>
          <w:bCs/>
          <w:szCs w:val="24"/>
        </w:rPr>
        <w:t>如图</w:t>
      </w:r>
      <w:r w:rsidRPr="00124578">
        <w:rPr>
          <w:rFonts w:ascii="微软雅黑" w:eastAsia="微软雅黑" w:hAnsi="微软雅黑" w:cstheme="majorBidi"/>
          <w:bCs/>
          <w:szCs w:val="24"/>
        </w:rPr>
        <w:t>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797352EB" wp14:editId="0B730344">
            <wp:extent cx="3428571" cy="187619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BF" w:rsidRPr="00124578" w:rsidRDefault="006F46BF" w:rsidP="00E26353">
      <w:pPr>
        <w:pStyle w:val="5"/>
        <w:numPr>
          <w:ilvl w:val="0"/>
          <w:numId w:val="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  显示</w:t>
      </w:r>
      <w:r w:rsidRPr="00124578">
        <w:rPr>
          <w:rFonts w:ascii="微软雅黑" w:eastAsia="微软雅黑" w:hAnsi="微软雅黑"/>
        </w:rPr>
        <w:t>信息</w:t>
      </w:r>
    </w:p>
    <w:p w:rsidR="006F46BF" w:rsidRPr="00124578" w:rsidRDefault="006F46BF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在显示好友列表，需要在UI上显示，好友昵称，</w:t>
      </w:r>
      <w:r w:rsidR="008874CF" w:rsidRPr="00124578">
        <w:rPr>
          <w:rFonts w:ascii="微软雅黑" w:eastAsia="微软雅黑" w:hAnsi="微软雅黑" w:hint="eastAsia"/>
          <w:b w:val="0"/>
          <w:sz w:val="21"/>
        </w:rPr>
        <w:t>ID、游戏</w:t>
      </w:r>
      <w:r w:rsidR="008874CF" w:rsidRPr="00124578">
        <w:rPr>
          <w:rFonts w:ascii="微软雅黑" w:eastAsia="微软雅黑" w:hAnsi="微软雅黑"/>
          <w:b w:val="0"/>
          <w:sz w:val="21"/>
        </w:rPr>
        <w:t>称号</w:t>
      </w:r>
      <w:r w:rsidRPr="00124578">
        <w:rPr>
          <w:rFonts w:ascii="微软雅黑" w:eastAsia="微软雅黑" w:hAnsi="微软雅黑" w:hint="eastAsia"/>
          <w:b w:val="0"/>
          <w:sz w:val="21"/>
        </w:rPr>
        <w:t>。</w:t>
      </w:r>
    </w:p>
    <w:p w:rsidR="006F46BF" w:rsidRPr="00124578" w:rsidRDefault="006F46BF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 xml:space="preserve">在好友列表按照如下规则排列好友名称 </w:t>
      </w:r>
    </w:p>
    <w:p w:rsidR="006F46BF" w:rsidRPr="00124578" w:rsidRDefault="006F46BF" w:rsidP="00E26353">
      <w:pPr>
        <w:pStyle w:val="6"/>
        <w:numPr>
          <w:ilvl w:val="1"/>
          <w:numId w:val="5"/>
        </w:numPr>
        <w:tabs>
          <w:tab w:val="clear" w:pos="840"/>
        </w:tabs>
        <w:spacing w:line="319" w:lineRule="auto"/>
        <w:ind w:left="1800" w:firstLine="0"/>
        <w:rPr>
          <w:rFonts w:ascii="微软雅黑" w:eastAsia="微软雅黑" w:hAnsi="微软雅黑"/>
          <w:b w:val="0"/>
          <w:color w:val="0000FF"/>
          <w:sz w:val="21"/>
        </w:rPr>
      </w:pP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是否在线，在线的排列在前</w:t>
      </w:r>
    </w:p>
    <w:p w:rsidR="006F46BF" w:rsidRPr="00124578" w:rsidRDefault="008874CF" w:rsidP="00E26353">
      <w:pPr>
        <w:pStyle w:val="6"/>
        <w:numPr>
          <w:ilvl w:val="1"/>
          <w:numId w:val="5"/>
        </w:numPr>
        <w:tabs>
          <w:tab w:val="clear" w:pos="840"/>
        </w:tabs>
        <w:spacing w:line="319" w:lineRule="auto"/>
        <w:ind w:left="1800" w:firstLine="0"/>
        <w:rPr>
          <w:rFonts w:ascii="微软雅黑" w:eastAsia="微软雅黑" w:hAnsi="微软雅黑"/>
          <w:b w:val="0"/>
          <w:color w:val="0000FF"/>
          <w:sz w:val="21"/>
        </w:rPr>
      </w:pP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V</w:t>
      </w:r>
      <w:r w:rsidRPr="00124578">
        <w:rPr>
          <w:rFonts w:ascii="微软雅黑" w:eastAsia="微软雅黑" w:hAnsi="微软雅黑"/>
          <w:b w:val="0"/>
          <w:color w:val="0000FF"/>
          <w:sz w:val="21"/>
        </w:rPr>
        <w:t>IP</w:t>
      </w:r>
      <w:r w:rsidR="006F46BF" w:rsidRPr="00124578">
        <w:rPr>
          <w:rFonts w:ascii="微软雅黑" w:eastAsia="微软雅黑" w:hAnsi="微软雅黑" w:hint="eastAsia"/>
          <w:b w:val="0"/>
          <w:color w:val="0000FF"/>
          <w:sz w:val="21"/>
        </w:rPr>
        <w:t>级别的高低，级别高的优先</w:t>
      </w:r>
    </w:p>
    <w:p w:rsidR="006F46BF" w:rsidRPr="00124578" w:rsidRDefault="006F46BF" w:rsidP="00E26353">
      <w:pPr>
        <w:pStyle w:val="6"/>
        <w:numPr>
          <w:ilvl w:val="1"/>
          <w:numId w:val="5"/>
        </w:numPr>
        <w:tabs>
          <w:tab w:val="clear" w:pos="840"/>
        </w:tabs>
        <w:spacing w:line="319" w:lineRule="auto"/>
        <w:ind w:left="1800" w:firstLine="0"/>
        <w:rPr>
          <w:rFonts w:ascii="微软雅黑" w:eastAsia="微软雅黑" w:hAnsi="微软雅黑"/>
          <w:b w:val="0"/>
          <w:color w:val="0000FF"/>
          <w:sz w:val="21"/>
        </w:rPr>
      </w:pP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友好度高低，友好度高的优先</w:t>
      </w:r>
    </w:p>
    <w:p w:rsidR="006F46BF" w:rsidRPr="00124578" w:rsidRDefault="006F46BF" w:rsidP="006F46BF">
      <w:pPr>
        <w:rPr>
          <w:rFonts w:ascii="微软雅黑" w:eastAsia="微软雅黑" w:hAnsi="微软雅黑"/>
          <w:b/>
          <w:color w:val="0000FF"/>
        </w:rPr>
      </w:pPr>
      <w:r w:rsidRPr="00124578">
        <w:rPr>
          <w:rFonts w:ascii="微软雅黑" w:eastAsia="微软雅黑" w:hAnsi="微软雅黑" w:hint="eastAsia"/>
          <w:b/>
          <w:color w:val="0000FF"/>
        </w:rPr>
        <w:t>姓氏字母顺序，名字字母靠前的优先     （ABCDEFGHIGKLMNOPQRSTUVWSYZ）</w:t>
      </w:r>
    </w:p>
    <w:p w:rsidR="00F46F54" w:rsidRPr="00124578" w:rsidRDefault="00F46F54" w:rsidP="00E26353">
      <w:pPr>
        <w:pStyle w:val="5"/>
        <w:numPr>
          <w:ilvl w:val="0"/>
          <w:numId w:val="3"/>
        </w:numPr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区分</w:t>
      </w:r>
      <w:r w:rsidRPr="00124578">
        <w:rPr>
          <w:rFonts w:ascii="微软雅黑" w:eastAsia="微软雅黑" w:hAnsi="微软雅黑"/>
        </w:rPr>
        <w:t>信息</w:t>
      </w:r>
    </w:p>
    <w:p w:rsidR="00F54E7E" w:rsidRPr="00124578" w:rsidRDefault="00F54E7E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</w:rPr>
        <w:t xml:space="preserve">  </w:t>
      </w:r>
      <w:r w:rsidRPr="00124578">
        <w:rPr>
          <w:rFonts w:ascii="微软雅黑" w:eastAsia="微软雅黑" w:hAnsi="微软雅黑" w:hint="eastAsia"/>
          <w:b w:val="0"/>
          <w:sz w:val="21"/>
        </w:rPr>
        <w:t>在显示好友列表，有颜色区分状态。</w:t>
      </w:r>
    </w:p>
    <w:p w:rsidR="00F54E7E" w:rsidRPr="00124578" w:rsidRDefault="00F54E7E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红色，紫色字为会员专用颜色</w:t>
      </w:r>
    </w:p>
    <w:p w:rsidR="00F54E7E" w:rsidRPr="00124578" w:rsidRDefault="00F54E7E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底版灰色表示不在线或者隐身</w:t>
      </w:r>
    </w:p>
    <w:p w:rsidR="00F54E7E" w:rsidRPr="00124578" w:rsidRDefault="00F54E7E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普通好友的颜色为白色。</w:t>
      </w:r>
    </w:p>
    <w:p w:rsidR="00F54E7E" w:rsidRPr="00124578" w:rsidRDefault="00F54E7E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相同颜色的好友排列，按照名称的字母排序</w:t>
      </w:r>
    </w:p>
    <w:p w:rsidR="00F54E7E" w:rsidRPr="00124578" w:rsidRDefault="00F54E7E" w:rsidP="00F54E7E">
      <w:pPr>
        <w:rPr>
          <w:rFonts w:ascii="微软雅黑" w:eastAsia="微软雅黑" w:hAnsi="微软雅黑"/>
        </w:rPr>
      </w:pPr>
    </w:p>
    <w:p w:rsidR="003F6C28" w:rsidRPr="00124578" w:rsidRDefault="003F6C28" w:rsidP="00E26353">
      <w:pPr>
        <w:pStyle w:val="4"/>
        <w:numPr>
          <w:ilvl w:val="2"/>
          <w:numId w:val="4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群组</w:t>
      </w:r>
    </w:p>
    <w:p w:rsidR="00A4372D" w:rsidRPr="00124578" w:rsidRDefault="00A4372D" w:rsidP="00E26353">
      <w:pPr>
        <w:pStyle w:val="5"/>
        <w:numPr>
          <w:ilvl w:val="4"/>
          <w:numId w:val="4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数目</w:t>
      </w:r>
      <w:r w:rsidRPr="00124578">
        <w:rPr>
          <w:rFonts w:ascii="微软雅黑" w:eastAsia="微软雅黑" w:hAnsi="微软雅黑"/>
        </w:rPr>
        <w:t>要求</w:t>
      </w:r>
    </w:p>
    <w:p w:rsidR="002C693D" w:rsidRPr="00124578" w:rsidRDefault="002C693D" w:rsidP="00E26353">
      <w:pPr>
        <w:pStyle w:val="6"/>
        <w:numPr>
          <w:ilvl w:val="5"/>
          <w:numId w:val="6"/>
        </w:numPr>
        <w:tabs>
          <w:tab w:val="left" w:pos="1980"/>
        </w:tabs>
        <w:spacing w:line="319" w:lineRule="auto"/>
        <w:jc w:val="left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每个玩家创建</w:t>
      </w:r>
      <w:r w:rsidRPr="00124578">
        <w:rPr>
          <w:rFonts w:ascii="微软雅黑" w:eastAsia="微软雅黑" w:hAnsi="微软雅黑"/>
          <w:b w:val="0"/>
          <w:sz w:val="21"/>
        </w:rPr>
        <w:t>的群组</w:t>
      </w:r>
      <w:r w:rsidRPr="00124578">
        <w:rPr>
          <w:rFonts w:ascii="微软雅黑" w:eastAsia="微软雅黑" w:hAnsi="微软雅黑" w:hint="eastAsia"/>
          <w:b w:val="0"/>
          <w:sz w:val="21"/>
        </w:rPr>
        <w:t>上限是10人</w:t>
      </w:r>
    </w:p>
    <w:p w:rsidR="002C693D" w:rsidRPr="00124578" w:rsidRDefault="002C693D" w:rsidP="00E26353">
      <w:pPr>
        <w:pStyle w:val="6"/>
        <w:numPr>
          <w:ilvl w:val="5"/>
          <w:numId w:val="6"/>
        </w:numPr>
        <w:tabs>
          <w:tab w:val="left" w:pos="1980"/>
        </w:tabs>
        <w:spacing w:line="319" w:lineRule="auto"/>
        <w:jc w:val="left"/>
        <w:rPr>
          <w:rFonts w:ascii="微软雅黑" w:eastAsia="微软雅黑" w:hAnsi="微软雅黑"/>
          <w:b w:val="0"/>
          <w:color w:val="0000FF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当达到上限后，</w:t>
      </w: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会提示“达到群组</w:t>
      </w:r>
      <w:r w:rsidRPr="00124578">
        <w:rPr>
          <w:rFonts w:ascii="微软雅黑" w:eastAsia="微软雅黑" w:hAnsi="微软雅黑"/>
          <w:b w:val="0"/>
          <w:color w:val="0000FF"/>
          <w:sz w:val="21"/>
        </w:rPr>
        <w:t>创建</w:t>
      </w:r>
      <w:r w:rsidRPr="00124578">
        <w:rPr>
          <w:rFonts w:ascii="微软雅黑" w:eastAsia="微软雅黑" w:hAnsi="微软雅黑" w:hint="eastAsia"/>
          <w:b w:val="0"/>
          <w:color w:val="0000FF"/>
          <w:sz w:val="21"/>
        </w:rPr>
        <w:t>上限”</w:t>
      </w:r>
      <w:r w:rsidR="00422884" w:rsidRPr="00124578">
        <w:rPr>
          <w:rFonts w:ascii="微软雅黑" w:eastAsia="微软雅黑" w:hAnsi="微软雅黑" w:hint="eastAsia"/>
          <w:b w:val="0"/>
          <w:color w:val="0000FF"/>
          <w:sz w:val="21"/>
        </w:rPr>
        <w:t>图1</w:t>
      </w:r>
    </w:p>
    <w:p w:rsidR="00422884" w:rsidRPr="00124578" w:rsidRDefault="00422884" w:rsidP="00E26353">
      <w:pPr>
        <w:pStyle w:val="a9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cstheme="majorBidi" w:hint="eastAsia"/>
          <w:bCs/>
          <w:szCs w:val="24"/>
        </w:rPr>
        <w:t>群组创建</w:t>
      </w:r>
      <w:r w:rsidRPr="00124578">
        <w:rPr>
          <w:rFonts w:ascii="微软雅黑" w:eastAsia="微软雅黑" w:hAnsi="微软雅黑" w:cstheme="majorBidi"/>
          <w:bCs/>
          <w:szCs w:val="24"/>
        </w:rPr>
        <w:t>名称</w:t>
      </w:r>
      <w:r w:rsidRPr="00124578">
        <w:rPr>
          <w:rFonts w:ascii="微软雅黑" w:eastAsia="微软雅黑" w:hAnsi="微软雅黑" w:cstheme="majorBidi" w:hint="eastAsia"/>
          <w:bCs/>
          <w:szCs w:val="24"/>
        </w:rPr>
        <w:t>涉及</w:t>
      </w:r>
      <w:r w:rsidRPr="00124578">
        <w:rPr>
          <w:rFonts w:ascii="微软雅黑" w:eastAsia="微软雅黑" w:hAnsi="微软雅黑" w:cstheme="majorBidi"/>
          <w:bCs/>
          <w:szCs w:val="24"/>
        </w:rPr>
        <w:t>敏感词</w:t>
      </w:r>
      <w:r w:rsidRPr="00124578">
        <w:rPr>
          <w:rFonts w:ascii="微软雅黑" w:eastAsia="微软雅黑" w:hAnsi="微软雅黑" w:cstheme="majorBidi" w:hint="eastAsia"/>
          <w:bCs/>
          <w:szCs w:val="24"/>
        </w:rPr>
        <w:t>，</w:t>
      </w:r>
      <w:r w:rsidRPr="00124578">
        <w:rPr>
          <w:rFonts w:ascii="微软雅黑" w:eastAsia="微软雅黑" w:hAnsi="微软雅黑" w:cstheme="majorBidi"/>
          <w:bCs/>
          <w:szCs w:val="24"/>
        </w:rPr>
        <w:t>会提示</w:t>
      </w:r>
      <w:r w:rsidRPr="00124578">
        <w:rPr>
          <w:rFonts w:ascii="微软雅黑" w:eastAsia="微软雅黑" w:hAnsi="微软雅黑" w:cstheme="majorBidi" w:hint="eastAsia"/>
          <w:bCs/>
          <w:color w:val="1403ED"/>
          <w:szCs w:val="24"/>
        </w:rPr>
        <w:t>“您</w:t>
      </w:r>
      <w:r w:rsidRPr="00124578">
        <w:rPr>
          <w:rFonts w:ascii="微软雅黑" w:eastAsia="微软雅黑" w:hAnsi="微软雅黑" w:cstheme="majorBidi"/>
          <w:bCs/>
          <w:color w:val="1403ED"/>
          <w:szCs w:val="24"/>
        </w:rPr>
        <w:t>的群组</w:t>
      </w:r>
      <w:r w:rsidRPr="00124578">
        <w:rPr>
          <w:rFonts w:ascii="微软雅黑" w:eastAsia="微软雅黑" w:hAnsi="微软雅黑" w:cstheme="majorBidi" w:hint="eastAsia"/>
          <w:bCs/>
          <w:color w:val="1403ED"/>
          <w:szCs w:val="24"/>
        </w:rPr>
        <w:t>名称包含</w:t>
      </w:r>
      <w:r w:rsidR="00A60219">
        <w:rPr>
          <w:rFonts w:ascii="微软雅黑" w:eastAsia="微软雅黑" w:hAnsi="微软雅黑" w:cstheme="majorBidi" w:hint="eastAsia"/>
          <w:bCs/>
          <w:color w:val="1403ED"/>
          <w:szCs w:val="24"/>
        </w:rPr>
        <w:t>不合法</w:t>
      </w:r>
      <w:r w:rsidR="00A60219">
        <w:rPr>
          <w:rFonts w:ascii="微软雅黑" w:eastAsia="微软雅黑" w:hAnsi="微软雅黑" w:cstheme="majorBidi"/>
          <w:bCs/>
          <w:color w:val="1403ED"/>
          <w:szCs w:val="24"/>
        </w:rPr>
        <w:t>字符</w:t>
      </w:r>
      <w:r w:rsidRPr="00124578">
        <w:rPr>
          <w:rFonts w:ascii="微软雅黑" w:eastAsia="微软雅黑" w:hAnsi="微软雅黑" w:cstheme="majorBidi" w:hint="eastAsia"/>
          <w:bCs/>
          <w:color w:val="1403ED"/>
          <w:szCs w:val="24"/>
        </w:rPr>
        <w:t>”图二</w:t>
      </w:r>
    </w:p>
    <w:p w:rsidR="002C693D" w:rsidRPr="00124578" w:rsidRDefault="002C693D" w:rsidP="002C693D">
      <w:pPr>
        <w:ind w:firstLineChars="350" w:firstLine="735"/>
        <w:rPr>
          <w:rFonts w:ascii="微软雅黑" w:eastAsia="微软雅黑" w:hAnsi="微软雅黑" w:cstheme="majorBidi"/>
          <w:bCs/>
          <w:szCs w:val="24"/>
        </w:rPr>
      </w:pPr>
      <w:r w:rsidRPr="00124578">
        <w:rPr>
          <w:rFonts w:ascii="微软雅黑" w:eastAsia="微软雅黑" w:hAnsi="微软雅黑" w:cstheme="majorBidi" w:hint="eastAsia"/>
          <w:bCs/>
          <w:szCs w:val="24"/>
        </w:rPr>
        <w:t>如图</w:t>
      </w:r>
      <w:r w:rsidR="00422884" w:rsidRPr="00124578">
        <w:rPr>
          <w:rFonts w:ascii="微软雅黑" w:eastAsia="微软雅黑" w:hAnsi="微软雅黑" w:cstheme="majorBidi" w:hint="eastAsia"/>
          <w:bCs/>
          <w:szCs w:val="24"/>
        </w:rPr>
        <w:t>1</w:t>
      </w:r>
      <w:r w:rsidRPr="00124578">
        <w:rPr>
          <w:rFonts w:ascii="微软雅黑" w:eastAsia="微软雅黑" w:hAnsi="微软雅黑" w:cstheme="majorBidi"/>
          <w:bCs/>
          <w:szCs w:val="24"/>
        </w:rPr>
        <w:t>：</w:t>
      </w:r>
    </w:p>
    <w:p w:rsidR="002C693D" w:rsidRPr="00124578" w:rsidRDefault="002C693D" w:rsidP="002C693D">
      <w:pPr>
        <w:ind w:firstLineChars="150" w:firstLine="315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BAF5E93" wp14:editId="51CC0B70">
            <wp:extent cx="3676190" cy="149523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3D" w:rsidRPr="00124578" w:rsidRDefault="00EE1889" w:rsidP="00EE1889">
      <w:pPr>
        <w:ind w:firstLineChars="300" w:firstLine="630"/>
        <w:rPr>
          <w:rFonts w:ascii="微软雅黑" w:eastAsia="微软雅黑" w:hAnsi="微软雅黑" w:cstheme="majorBidi"/>
          <w:bCs/>
          <w:szCs w:val="24"/>
        </w:rPr>
      </w:pPr>
      <w:r w:rsidRPr="00124578">
        <w:rPr>
          <w:rFonts w:ascii="微软雅黑" w:eastAsia="微软雅黑" w:hAnsi="微软雅黑" w:cstheme="majorBidi" w:hint="eastAsia"/>
          <w:bCs/>
          <w:szCs w:val="24"/>
        </w:rPr>
        <w:lastRenderedPageBreak/>
        <w:t>如图2：</w:t>
      </w:r>
    </w:p>
    <w:p w:rsidR="00EE1889" w:rsidRPr="00124578" w:rsidRDefault="00A60219" w:rsidP="00EE1889">
      <w:pPr>
        <w:ind w:firstLineChars="300" w:firstLine="63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683B48A" wp14:editId="316A7531">
            <wp:extent cx="3571429" cy="1885714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3D" w:rsidRPr="00124578" w:rsidRDefault="002C693D" w:rsidP="00E26353">
      <w:pPr>
        <w:pStyle w:val="5"/>
        <w:numPr>
          <w:ilvl w:val="4"/>
          <w:numId w:val="4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</w:rPr>
        <w:t>显示信息</w:t>
      </w:r>
    </w:p>
    <w:p w:rsidR="00422884" w:rsidRPr="00124578" w:rsidRDefault="00422884" w:rsidP="00E26353">
      <w:pPr>
        <w:pStyle w:val="6"/>
        <w:numPr>
          <w:ilvl w:val="5"/>
          <w:numId w:val="4"/>
        </w:numPr>
        <w:tabs>
          <w:tab w:val="clear" w:pos="2520"/>
          <w:tab w:val="left" w:pos="1980"/>
        </w:tabs>
        <w:spacing w:line="319" w:lineRule="auto"/>
        <w:ind w:left="1980" w:hanging="360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>在显示列表，需要在UI上显示，群组</w:t>
      </w:r>
      <w:r w:rsidRPr="00124578">
        <w:rPr>
          <w:rFonts w:ascii="微软雅黑" w:eastAsia="微软雅黑" w:hAnsi="微软雅黑"/>
          <w:b w:val="0"/>
          <w:sz w:val="21"/>
        </w:rPr>
        <w:t>标题</w:t>
      </w:r>
      <w:r w:rsidRPr="00124578">
        <w:rPr>
          <w:rFonts w:ascii="微软雅黑" w:eastAsia="微软雅黑" w:hAnsi="微软雅黑" w:hint="eastAsia"/>
          <w:b w:val="0"/>
          <w:sz w:val="21"/>
        </w:rPr>
        <w:t>，ID、</w:t>
      </w:r>
      <w:r w:rsidR="00EE1889" w:rsidRPr="00124578">
        <w:rPr>
          <w:rFonts w:ascii="微软雅黑" w:eastAsia="微软雅黑" w:hAnsi="微软雅黑" w:hint="eastAsia"/>
          <w:b w:val="0"/>
          <w:sz w:val="21"/>
        </w:rPr>
        <w:t>搜索、</w:t>
      </w:r>
      <w:r w:rsidR="00EE1889" w:rsidRPr="00124578">
        <w:rPr>
          <w:rFonts w:ascii="微软雅黑" w:eastAsia="微软雅黑" w:hAnsi="微软雅黑"/>
          <w:b w:val="0"/>
          <w:sz w:val="21"/>
        </w:rPr>
        <w:t>设置（</w:t>
      </w:r>
      <w:r w:rsidR="00EE1889" w:rsidRPr="00124578">
        <w:rPr>
          <w:rFonts w:ascii="微软雅黑" w:eastAsia="微软雅黑" w:hAnsi="微软雅黑" w:hint="eastAsia"/>
          <w:b w:val="0"/>
          <w:sz w:val="21"/>
        </w:rPr>
        <w:t>包含</w:t>
      </w:r>
      <w:r w:rsidR="00EE1889" w:rsidRPr="00124578">
        <w:rPr>
          <w:rFonts w:ascii="微软雅黑" w:eastAsia="微软雅黑" w:hAnsi="微软雅黑"/>
          <w:b w:val="0"/>
          <w:sz w:val="21"/>
        </w:rPr>
        <w:t>更改名称</w:t>
      </w:r>
      <w:r w:rsidR="00EE1889" w:rsidRPr="00124578">
        <w:rPr>
          <w:rFonts w:ascii="微软雅黑" w:eastAsia="微软雅黑" w:hAnsi="微软雅黑" w:hint="eastAsia"/>
          <w:b w:val="0"/>
          <w:sz w:val="21"/>
        </w:rPr>
        <w:t>、</w:t>
      </w:r>
      <w:r w:rsidR="00EE1889" w:rsidRPr="00124578">
        <w:rPr>
          <w:rFonts w:ascii="微软雅黑" w:eastAsia="微软雅黑" w:hAnsi="微软雅黑"/>
          <w:b w:val="0"/>
          <w:sz w:val="21"/>
        </w:rPr>
        <w:t>解散群组）</w:t>
      </w:r>
      <w:r w:rsidR="00EE1889" w:rsidRPr="00124578">
        <w:rPr>
          <w:rFonts w:ascii="微软雅黑" w:eastAsia="微软雅黑" w:hAnsi="微软雅黑" w:hint="eastAsia"/>
          <w:b w:val="0"/>
          <w:sz w:val="21"/>
        </w:rPr>
        <w:t>、</w:t>
      </w:r>
      <w:r w:rsidR="00EE1889" w:rsidRPr="00124578">
        <w:rPr>
          <w:rFonts w:ascii="微软雅黑" w:eastAsia="微软雅黑" w:hAnsi="微软雅黑"/>
          <w:b w:val="0"/>
          <w:sz w:val="21"/>
        </w:rPr>
        <w:t>成员列表</w:t>
      </w:r>
      <w:r w:rsidRPr="00124578">
        <w:rPr>
          <w:rFonts w:ascii="微软雅黑" w:eastAsia="微软雅黑" w:hAnsi="微软雅黑" w:hint="eastAsia"/>
          <w:b w:val="0"/>
          <w:sz w:val="21"/>
        </w:rPr>
        <w:t>。</w:t>
      </w:r>
    </w:p>
    <w:p w:rsidR="00422884" w:rsidRPr="00124578" w:rsidRDefault="00422884" w:rsidP="00422884">
      <w:pPr>
        <w:rPr>
          <w:rFonts w:ascii="微软雅黑" w:eastAsia="微软雅黑" w:hAnsi="微软雅黑"/>
        </w:rPr>
      </w:pPr>
    </w:p>
    <w:p w:rsidR="002C693D" w:rsidRPr="00124578" w:rsidRDefault="002C693D" w:rsidP="002C693D">
      <w:pPr>
        <w:rPr>
          <w:rFonts w:ascii="微软雅黑" w:eastAsia="微软雅黑" w:hAnsi="微软雅黑"/>
        </w:rPr>
      </w:pPr>
    </w:p>
    <w:p w:rsidR="002C693D" w:rsidRPr="00124578" w:rsidRDefault="002C693D" w:rsidP="00E26353">
      <w:pPr>
        <w:pStyle w:val="5"/>
        <w:numPr>
          <w:ilvl w:val="4"/>
          <w:numId w:val="4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区分</w:t>
      </w:r>
      <w:r w:rsidRPr="00124578">
        <w:rPr>
          <w:rFonts w:ascii="微软雅黑" w:eastAsia="微软雅黑" w:hAnsi="微软雅黑"/>
        </w:rPr>
        <w:t>信息</w:t>
      </w:r>
    </w:p>
    <w:p w:rsidR="00EE1889" w:rsidRPr="00124578" w:rsidRDefault="00590D69" w:rsidP="00E26353">
      <w:pPr>
        <w:pStyle w:val="6"/>
        <w:numPr>
          <w:ilvl w:val="0"/>
          <w:numId w:val="8"/>
        </w:numPr>
        <w:tabs>
          <w:tab w:val="left" w:pos="1980"/>
        </w:tabs>
        <w:spacing w:line="319" w:lineRule="auto"/>
        <w:rPr>
          <w:rFonts w:ascii="微软雅黑" w:eastAsia="微软雅黑" w:hAnsi="微软雅黑"/>
          <w:b w:val="0"/>
          <w:sz w:val="21"/>
        </w:rPr>
      </w:pPr>
      <w:r w:rsidRPr="00124578">
        <w:rPr>
          <w:rFonts w:ascii="微软雅黑" w:eastAsia="微软雅黑" w:hAnsi="微软雅黑" w:hint="eastAsia"/>
          <w:b w:val="0"/>
          <w:sz w:val="21"/>
        </w:rPr>
        <w:t xml:space="preserve"> </w:t>
      </w:r>
      <w:r w:rsidR="00EE1889" w:rsidRPr="00124578">
        <w:rPr>
          <w:rFonts w:ascii="微软雅黑" w:eastAsia="微软雅黑" w:hAnsi="微软雅黑" w:hint="eastAsia"/>
          <w:b w:val="0"/>
          <w:sz w:val="21"/>
        </w:rPr>
        <w:t>按照创建群组的先后排列。</w:t>
      </w:r>
    </w:p>
    <w:p w:rsidR="00EE1889" w:rsidRPr="00124578" w:rsidRDefault="00590D69" w:rsidP="00E26353">
      <w:pPr>
        <w:pStyle w:val="6"/>
        <w:numPr>
          <w:ilvl w:val="0"/>
          <w:numId w:val="7"/>
        </w:numPr>
        <w:rPr>
          <w:rFonts w:ascii="微软雅黑" w:eastAsia="微软雅黑" w:hAnsi="微软雅黑"/>
          <w:b w:val="0"/>
          <w:sz w:val="21"/>
          <w:szCs w:val="21"/>
        </w:rPr>
      </w:pPr>
      <w:r w:rsidRPr="00124578">
        <w:rPr>
          <w:rFonts w:ascii="微软雅黑" w:eastAsia="微软雅黑" w:hAnsi="微软雅黑" w:hint="eastAsia"/>
          <w:b w:val="0"/>
          <w:sz w:val="21"/>
          <w:szCs w:val="21"/>
        </w:rPr>
        <w:t>停留</w:t>
      </w:r>
      <w:r w:rsidRPr="00124578">
        <w:rPr>
          <w:rFonts w:ascii="微软雅黑" w:eastAsia="微软雅黑" w:hAnsi="微软雅黑"/>
          <w:b w:val="0"/>
          <w:sz w:val="21"/>
          <w:szCs w:val="21"/>
        </w:rPr>
        <w:t>在的群组将会出现蓝</w:t>
      </w:r>
      <w:r w:rsidRPr="00124578">
        <w:rPr>
          <w:rFonts w:ascii="微软雅黑" w:eastAsia="微软雅黑" w:hAnsi="微软雅黑" w:hint="eastAsia"/>
          <w:b w:val="0"/>
          <w:sz w:val="21"/>
          <w:szCs w:val="21"/>
        </w:rPr>
        <w:t>底界面</w:t>
      </w:r>
    </w:p>
    <w:p w:rsidR="002C693D" w:rsidRPr="00124578" w:rsidRDefault="00590D69" w:rsidP="00487F3C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如图：</w:t>
      </w:r>
      <w:r w:rsidR="00A60219">
        <w:rPr>
          <w:noProof/>
        </w:rPr>
        <w:drawing>
          <wp:inline distT="0" distB="0" distL="0" distR="0" wp14:anchorId="36B95CC4" wp14:editId="4FC64057">
            <wp:extent cx="4771429" cy="2609524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3C" w:rsidRPr="00124578" w:rsidRDefault="00487F3C" w:rsidP="00E26353">
      <w:pPr>
        <w:pStyle w:val="4"/>
        <w:numPr>
          <w:ilvl w:val="2"/>
          <w:numId w:val="4"/>
        </w:numPr>
        <w:spacing w:line="374" w:lineRule="auto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 xml:space="preserve">互斥关系 </w:t>
      </w:r>
    </w:p>
    <w:p w:rsidR="00487F3C" w:rsidRPr="00124578" w:rsidRDefault="00487F3C" w:rsidP="00487F3C">
      <w:pPr>
        <w:pStyle w:val="a9"/>
        <w:ind w:left="1260" w:firstLineChars="0" w:firstLine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好友</w:t>
      </w:r>
      <w:r w:rsidRPr="00124578">
        <w:rPr>
          <w:rFonts w:ascii="微软雅黑" w:eastAsia="微软雅黑" w:hAnsi="微软雅黑"/>
        </w:rPr>
        <w:t>，黑名单</w:t>
      </w:r>
      <w:r w:rsidRPr="00124578">
        <w:rPr>
          <w:rFonts w:ascii="微软雅黑" w:eastAsia="微软雅黑" w:hAnsi="微软雅黑" w:hint="eastAsia"/>
        </w:rPr>
        <w:t>只可</w:t>
      </w:r>
      <w:r w:rsidRPr="00124578">
        <w:rPr>
          <w:rFonts w:ascii="微软雅黑" w:eastAsia="微软雅黑" w:hAnsi="微软雅黑"/>
        </w:rPr>
        <w:t>存在</w:t>
      </w:r>
      <w:r w:rsidRPr="00124578">
        <w:rPr>
          <w:rFonts w:ascii="微软雅黑" w:eastAsia="微软雅黑" w:hAnsi="微软雅黑" w:hint="eastAsia"/>
        </w:rPr>
        <w:t>一种，人员</w:t>
      </w:r>
      <w:r w:rsidRPr="00124578">
        <w:rPr>
          <w:rFonts w:ascii="微软雅黑" w:eastAsia="微软雅黑" w:hAnsi="微软雅黑"/>
        </w:rPr>
        <w:t>不能同时</w:t>
      </w:r>
      <w:r w:rsidRPr="00124578">
        <w:rPr>
          <w:rFonts w:ascii="微软雅黑" w:eastAsia="微软雅黑" w:hAnsi="微软雅黑" w:hint="eastAsia"/>
        </w:rPr>
        <w:t>存在</w:t>
      </w:r>
      <w:r w:rsidRPr="00124578">
        <w:rPr>
          <w:rFonts w:ascii="微软雅黑" w:eastAsia="微软雅黑" w:hAnsi="微软雅黑"/>
        </w:rPr>
        <w:t>与好友跟黑名单中。</w:t>
      </w:r>
      <w:r w:rsidRPr="00124578">
        <w:rPr>
          <w:rFonts w:ascii="微软雅黑" w:eastAsia="微软雅黑" w:hAnsi="微软雅黑" w:hint="eastAsia"/>
        </w:rPr>
        <w:t>如</w:t>
      </w:r>
      <w:r w:rsidRPr="00124578">
        <w:rPr>
          <w:rFonts w:ascii="微软雅黑" w:eastAsia="微软雅黑" w:hAnsi="微软雅黑"/>
        </w:rPr>
        <w:t>加入</w:t>
      </w:r>
      <w:r w:rsidRPr="00124578">
        <w:rPr>
          <w:rFonts w:ascii="微软雅黑" w:eastAsia="微软雅黑" w:hAnsi="微软雅黑" w:hint="eastAsia"/>
        </w:rPr>
        <w:t>好友</w:t>
      </w:r>
      <w:r w:rsidRPr="00124578">
        <w:rPr>
          <w:rFonts w:ascii="微软雅黑" w:eastAsia="微软雅黑" w:hAnsi="微软雅黑"/>
        </w:rPr>
        <w:t>到</w:t>
      </w:r>
      <w:r w:rsidRPr="00124578">
        <w:rPr>
          <w:rFonts w:ascii="微软雅黑" w:eastAsia="微软雅黑" w:hAnsi="微软雅黑" w:hint="eastAsia"/>
        </w:rPr>
        <w:t>黑名单</w:t>
      </w:r>
      <w:r w:rsidRPr="00124578">
        <w:rPr>
          <w:rFonts w:ascii="微软雅黑" w:eastAsia="微软雅黑" w:hAnsi="微软雅黑"/>
        </w:rPr>
        <w:t>中</w:t>
      </w:r>
      <w:r w:rsidRPr="00124578">
        <w:rPr>
          <w:rFonts w:ascii="微软雅黑" w:eastAsia="微软雅黑" w:hAnsi="微软雅黑" w:hint="eastAsia"/>
        </w:rPr>
        <w:t>会</w:t>
      </w:r>
      <w:r w:rsidRPr="00124578">
        <w:rPr>
          <w:rFonts w:ascii="微软雅黑" w:eastAsia="微软雅黑" w:hAnsi="微软雅黑"/>
        </w:rPr>
        <w:t>自动删除好友</w:t>
      </w:r>
      <w:r w:rsidRPr="00124578">
        <w:rPr>
          <w:rFonts w:ascii="微软雅黑" w:eastAsia="微软雅黑" w:hAnsi="微软雅黑" w:hint="eastAsia"/>
        </w:rPr>
        <w:t>列表</w:t>
      </w:r>
      <w:r w:rsidRPr="00124578">
        <w:rPr>
          <w:rFonts w:ascii="微软雅黑" w:eastAsia="微软雅黑" w:hAnsi="微软雅黑"/>
        </w:rPr>
        <w:t>内该好友</w:t>
      </w:r>
      <w:r w:rsidRPr="00124578">
        <w:rPr>
          <w:rFonts w:ascii="微软雅黑" w:eastAsia="微软雅黑" w:hAnsi="微软雅黑" w:hint="eastAsia"/>
        </w:rPr>
        <w:t>。</w:t>
      </w:r>
      <w:r w:rsidRPr="00124578">
        <w:rPr>
          <w:rFonts w:ascii="微软雅黑" w:eastAsia="微软雅黑" w:hAnsi="微软雅黑"/>
        </w:rPr>
        <w:t>移除</w:t>
      </w:r>
      <w:r w:rsidRPr="00124578">
        <w:rPr>
          <w:rFonts w:ascii="微软雅黑" w:eastAsia="微软雅黑" w:hAnsi="微软雅黑" w:hint="eastAsia"/>
        </w:rPr>
        <w:t>黑名单成员</w:t>
      </w:r>
      <w:r w:rsidRPr="00124578">
        <w:rPr>
          <w:rFonts w:ascii="微软雅黑" w:eastAsia="微软雅黑" w:hAnsi="微软雅黑"/>
        </w:rPr>
        <w:t>才可</w:t>
      </w:r>
      <w:r w:rsidRPr="00124578">
        <w:rPr>
          <w:rFonts w:ascii="微软雅黑" w:eastAsia="微软雅黑" w:hAnsi="微软雅黑" w:hint="eastAsia"/>
        </w:rPr>
        <w:t>添加至</w:t>
      </w:r>
      <w:r w:rsidRPr="00124578">
        <w:rPr>
          <w:rFonts w:ascii="微软雅黑" w:eastAsia="微软雅黑" w:hAnsi="微软雅黑"/>
        </w:rPr>
        <w:t>好友列表。</w:t>
      </w:r>
    </w:p>
    <w:p w:rsidR="00487F3C" w:rsidRPr="00124578" w:rsidRDefault="00487F3C" w:rsidP="00487F3C">
      <w:pPr>
        <w:rPr>
          <w:rFonts w:ascii="微软雅黑" w:eastAsia="微软雅黑" w:hAnsi="微软雅黑"/>
        </w:rPr>
      </w:pPr>
    </w:p>
    <w:p w:rsidR="00312B87" w:rsidRPr="00124578" w:rsidRDefault="00312B87" w:rsidP="00E26353">
      <w:pPr>
        <w:pStyle w:val="3"/>
        <w:numPr>
          <w:ilvl w:val="0"/>
          <w:numId w:val="15"/>
        </w:numPr>
        <w:rPr>
          <w:rFonts w:ascii="微软雅黑" w:eastAsia="微软雅黑" w:hAnsi="微软雅黑"/>
        </w:rPr>
      </w:pPr>
      <w:bookmarkStart w:id="4" w:name="_Toc191713154"/>
      <w:r w:rsidRPr="00124578">
        <w:rPr>
          <w:rFonts w:ascii="微软雅黑" w:eastAsia="微软雅黑" w:hAnsi="微软雅黑" w:hint="eastAsia"/>
        </w:rPr>
        <w:t>通过、拒绝</w:t>
      </w:r>
      <w:bookmarkEnd w:id="4"/>
    </w:p>
    <w:p w:rsidR="00312B87" w:rsidRPr="00124578" w:rsidRDefault="00312B87" w:rsidP="00312B87">
      <w:pPr>
        <w:rPr>
          <w:rFonts w:ascii="微软雅黑" w:eastAsia="微软雅黑" w:hAnsi="微软雅黑"/>
        </w:rPr>
      </w:pPr>
    </w:p>
    <w:p w:rsidR="00F946C5" w:rsidRPr="00124578" w:rsidRDefault="00F946C5" w:rsidP="00E26353">
      <w:pPr>
        <w:pStyle w:val="4"/>
        <w:numPr>
          <w:ilvl w:val="0"/>
          <w:numId w:val="14"/>
        </w:numPr>
        <w:spacing w:line="374" w:lineRule="auto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加为好友行为</w:t>
      </w:r>
    </w:p>
    <w:p w:rsidR="00F946C5" w:rsidRPr="00124578" w:rsidRDefault="00F946C5" w:rsidP="00F946C5">
      <w:pPr>
        <w:ind w:left="840"/>
        <w:rPr>
          <w:rFonts w:ascii="微软雅黑" w:eastAsia="微软雅黑" w:hAnsi="微软雅黑"/>
        </w:rPr>
      </w:pPr>
    </w:p>
    <w:p w:rsidR="00312B87" w:rsidRPr="00124578" w:rsidRDefault="00312B87" w:rsidP="00312B87">
      <w:pPr>
        <w:ind w:leftChars="257" w:left="54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玩家主动行为的加为好友，在对方未拒绝加好友状态下，并且同意加为好友。将会成功</w:t>
      </w:r>
      <w:r w:rsidRPr="00124578">
        <w:rPr>
          <w:rFonts w:ascii="微软雅黑" w:eastAsia="微软雅黑" w:hAnsi="微软雅黑"/>
        </w:rPr>
        <w:t>添加。</w:t>
      </w:r>
    </w:p>
    <w:p w:rsidR="00312B87" w:rsidRPr="00124578" w:rsidRDefault="00312B87" w:rsidP="00E26353">
      <w:pPr>
        <w:pStyle w:val="4"/>
        <w:numPr>
          <w:ilvl w:val="0"/>
          <w:numId w:val="14"/>
        </w:numPr>
        <w:spacing w:line="374" w:lineRule="auto"/>
        <w:ind w:left="538" w:hangingChars="192" w:hanging="538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拒绝加为好友</w:t>
      </w:r>
    </w:p>
    <w:p w:rsidR="00312B87" w:rsidRPr="00124578" w:rsidRDefault="00312B87" w:rsidP="00312B87">
      <w:pPr>
        <w:ind w:leftChars="257" w:left="54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玩家在游戏中可拒绝任何人加为好友，在这个状态下不被任何人加为好友。</w:t>
      </w:r>
    </w:p>
    <w:p w:rsidR="00312B87" w:rsidRPr="00124578" w:rsidRDefault="00312B87" w:rsidP="00312B87">
      <w:pPr>
        <w:ind w:leftChars="257" w:left="54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在</w:t>
      </w:r>
      <w:r w:rsidRPr="00124578">
        <w:rPr>
          <w:rFonts w:ascii="微软雅黑" w:eastAsia="微软雅黑" w:hAnsi="微软雅黑"/>
        </w:rPr>
        <w:t>设置内勾选“</w:t>
      </w:r>
      <w:r w:rsidRPr="00124578">
        <w:rPr>
          <w:rFonts w:ascii="微软雅黑" w:eastAsia="微软雅黑" w:hAnsi="微软雅黑" w:hint="eastAsia"/>
        </w:rPr>
        <w:t>禁止</w:t>
      </w:r>
      <w:r w:rsidRPr="00124578">
        <w:rPr>
          <w:rFonts w:ascii="微软雅黑" w:eastAsia="微软雅黑" w:hAnsi="微软雅黑"/>
        </w:rPr>
        <w:t>任何人添加好友”</w:t>
      </w:r>
    </w:p>
    <w:p w:rsidR="00312B87" w:rsidRPr="00124578" w:rsidRDefault="00312B87" w:rsidP="00312B87">
      <w:pPr>
        <w:tabs>
          <w:tab w:val="left" w:pos="1620"/>
        </w:tabs>
        <w:rPr>
          <w:rFonts w:ascii="微软雅黑" w:eastAsia="微软雅黑" w:hAnsi="微软雅黑"/>
        </w:rPr>
      </w:pPr>
    </w:p>
    <w:p w:rsidR="00055C19" w:rsidRPr="00124578" w:rsidRDefault="00055C19" w:rsidP="00312B87">
      <w:pPr>
        <w:tabs>
          <w:tab w:val="left" w:pos="1620"/>
        </w:tabs>
        <w:ind w:leftChars="257" w:left="540"/>
        <w:rPr>
          <w:rFonts w:ascii="微软雅黑" w:eastAsia="微软雅黑" w:hAnsi="微软雅黑"/>
        </w:rPr>
      </w:pPr>
    </w:p>
    <w:p w:rsidR="00055C19" w:rsidRPr="00124578" w:rsidRDefault="00055C19" w:rsidP="00E26353">
      <w:pPr>
        <w:pStyle w:val="3"/>
        <w:numPr>
          <w:ilvl w:val="0"/>
          <w:numId w:val="16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删除</w:t>
      </w:r>
      <w:r w:rsidRPr="00124578">
        <w:rPr>
          <w:rFonts w:ascii="微软雅黑" w:eastAsia="微软雅黑" w:hAnsi="微软雅黑"/>
        </w:rPr>
        <w:t>好友</w:t>
      </w:r>
    </w:p>
    <w:p w:rsidR="00055C19" w:rsidRPr="00124578" w:rsidRDefault="00055C19" w:rsidP="00E26353">
      <w:pPr>
        <w:pStyle w:val="a9"/>
        <w:numPr>
          <w:ilvl w:val="0"/>
          <w:numId w:val="17"/>
        </w:numPr>
        <w:tabs>
          <w:tab w:val="left" w:pos="1620"/>
        </w:tabs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玩家在游戏好友中可以选择是否删除好友</w:t>
      </w:r>
      <w:r w:rsidRPr="00124578">
        <w:rPr>
          <w:rFonts w:ascii="微软雅黑" w:eastAsia="微软雅黑" w:hAnsi="微软雅黑"/>
        </w:rPr>
        <w:t>列表内的某一位</w:t>
      </w:r>
      <w:r w:rsidRPr="00124578">
        <w:rPr>
          <w:rFonts w:ascii="微软雅黑" w:eastAsia="微软雅黑" w:hAnsi="微软雅黑" w:hint="eastAsia"/>
        </w:rPr>
        <w:t>。当两名玩家已成为好友或其他关系，玩家A与好友列表中与玩家B断绝交往后，玩家A列表删除玩家B名字，但玩家B列表中还能看见玩家A</w:t>
      </w:r>
      <w:r w:rsidR="00417556" w:rsidRPr="00124578">
        <w:rPr>
          <w:rFonts w:ascii="微软雅黑" w:eastAsia="微软雅黑" w:hAnsi="微软雅黑" w:hint="eastAsia"/>
        </w:rPr>
        <w:t>。</w:t>
      </w:r>
    </w:p>
    <w:p w:rsidR="00DE3B8B" w:rsidRDefault="00DE3B8B" w:rsidP="00E26353">
      <w:pPr>
        <w:pStyle w:val="a9"/>
        <w:numPr>
          <w:ilvl w:val="0"/>
          <w:numId w:val="17"/>
        </w:numPr>
        <w:tabs>
          <w:tab w:val="left" w:pos="1620"/>
        </w:tabs>
        <w:ind w:firstLineChars="0"/>
        <w:rPr>
          <w:rFonts w:ascii="微软雅黑" w:eastAsia="微软雅黑" w:hAnsi="微软雅黑"/>
        </w:rPr>
      </w:pPr>
      <w:r w:rsidRPr="00DE3B8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在点击好友区域，查看好友信息的页面增加好友删除按钮</w:t>
      </w:r>
      <w:r w:rsidR="00055C19" w:rsidRPr="00DE3B8B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点击</w:t>
      </w:r>
      <w:r w:rsidR="00055C19" w:rsidRPr="00DE3B8B">
        <w:rPr>
          <w:rFonts w:ascii="微软雅黑" w:eastAsia="微软雅黑" w:hAnsi="微软雅黑" w:hint="eastAsia"/>
          <w:szCs w:val="21"/>
        </w:rPr>
        <w:t>会弹出确认UI。（AA</w:t>
      </w:r>
      <w:r w:rsidR="00055C19" w:rsidRPr="00124578">
        <w:rPr>
          <w:rFonts w:ascii="微软雅黑" w:eastAsia="微软雅黑" w:hAnsi="微软雅黑" w:hint="eastAsia"/>
        </w:rPr>
        <w:t>A为要删除好友名，显示为</w:t>
      </w:r>
      <w:r w:rsidR="00055C19" w:rsidRPr="00124578">
        <w:rPr>
          <w:rFonts w:ascii="微软雅黑" w:eastAsia="微软雅黑" w:hAnsi="微软雅黑" w:hint="eastAsia"/>
          <w:color w:val="FF0000"/>
        </w:rPr>
        <w:t>红色</w:t>
      </w:r>
      <w:r w:rsidR="00055C19" w:rsidRPr="00124578">
        <w:rPr>
          <w:rFonts w:ascii="微软雅黑" w:eastAsia="微软雅黑" w:hAnsi="微软雅黑" w:hint="eastAsia"/>
        </w:rPr>
        <w:t>，</w:t>
      </w:r>
      <w:r w:rsidR="00417556" w:rsidRPr="00124578">
        <w:rPr>
          <w:rFonts w:ascii="微软雅黑" w:eastAsia="微软雅黑" w:hAnsi="微软雅黑" w:hint="eastAsia"/>
        </w:rPr>
        <w:t>）确定后删除成功，取消为关闭确认窗口，</w:t>
      </w:r>
      <w:r w:rsidR="00417556" w:rsidRPr="00124578">
        <w:rPr>
          <w:rFonts w:ascii="微软雅黑" w:eastAsia="微软雅黑" w:hAnsi="微软雅黑"/>
        </w:rPr>
        <w:t>确定将确认删除。</w:t>
      </w:r>
    </w:p>
    <w:p w:rsidR="00417556" w:rsidRPr="00DE3B8B" w:rsidRDefault="00DE3B8B" w:rsidP="00E26353">
      <w:pPr>
        <w:pStyle w:val="a9"/>
        <w:numPr>
          <w:ilvl w:val="0"/>
          <w:numId w:val="17"/>
        </w:numPr>
        <w:tabs>
          <w:tab w:val="left" w:pos="1620"/>
        </w:tabs>
        <w:ind w:firstLineChars="0"/>
        <w:rPr>
          <w:rFonts w:ascii="微软雅黑" w:eastAsia="微软雅黑" w:hAnsi="微软雅黑"/>
          <w:szCs w:val="21"/>
        </w:rPr>
      </w:pPr>
      <w:r w:rsidRPr="00DE3B8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取消则返回好友信息界面，确定则删除好友返回游戏好友列表界面</w:t>
      </w:r>
      <w:r w:rsidRPr="00DE3B8B">
        <w:rPr>
          <w:rFonts w:ascii="微软雅黑" w:eastAsia="微软雅黑" w:hAnsi="微软雅黑"/>
          <w:color w:val="333333"/>
          <w:szCs w:val="21"/>
          <w:shd w:val="clear" w:color="auto" w:fill="FFFFFF"/>
        </w:rPr>
        <w:t>.</w:t>
      </w:r>
      <w:r w:rsidRPr="00DE3B8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:rsidR="00055C19" w:rsidRPr="00124578" w:rsidRDefault="00EA3F9E" w:rsidP="00417556">
      <w:pPr>
        <w:pStyle w:val="a9"/>
        <w:tabs>
          <w:tab w:val="left" w:pos="1620"/>
        </w:tabs>
        <w:ind w:left="420" w:firstLineChars="0" w:firstLine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2326053" wp14:editId="05E83FC7">
            <wp:extent cx="3180952" cy="1695238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96" w:rsidRPr="00124578" w:rsidRDefault="007F4896" w:rsidP="007F4896">
      <w:pPr>
        <w:pStyle w:val="3"/>
        <w:numPr>
          <w:ilvl w:val="0"/>
          <w:numId w:val="20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信息</w:t>
      </w:r>
      <w:r w:rsidRPr="00124578">
        <w:rPr>
          <w:rFonts w:ascii="微软雅黑" w:eastAsia="微软雅黑" w:hAnsi="微软雅黑"/>
        </w:rPr>
        <w:t>功能</w:t>
      </w:r>
    </w:p>
    <w:p w:rsidR="008A623F" w:rsidRPr="00124578" w:rsidRDefault="008A623F" w:rsidP="008A623F">
      <w:pPr>
        <w:pStyle w:val="4"/>
        <w:numPr>
          <w:ilvl w:val="0"/>
          <w:numId w:val="21"/>
        </w:numPr>
        <w:spacing w:line="374" w:lineRule="auto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.</w:t>
      </w:r>
      <w:r w:rsidR="0050460C" w:rsidRPr="00124578">
        <w:rPr>
          <w:rFonts w:ascii="微软雅黑" w:eastAsia="微软雅黑" w:hAnsi="微软雅黑" w:hint="eastAsia"/>
        </w:rPr>
        <w:t>信息</w:t>
      </w:r>
      <w:r w:rsidRPr="00124578">
        <w:rPr>
          <w:rFonts w:ascii="微软雅黑" w:eastAsia="微软雅黑" w:hAnsi="微软雅黑" w:hint="eastAsia"/>
        </w:rPr>
        <w:t>类型</w:t>
      </w:r>
    </w:p>
    <w:p w:rsidR="008A623F" w:rsidRPr="00124578" w:rsidRDefault="0050460C" w:rsidP="008A623F">
      <w:pPr>
        <w:pStyle w:val="5"/>
        <w:numPr>
          <w:ilvl w:val="0"/>
          <w:numId w:val="25"/>
        </w:numPr>
        <w:spacing w:line="374" w:lineRule="auto"/>
        <w:ind w:hanging="60"/>
        <w:rPr>
          <w:rFonts w:ascii="微软雅黑" w:eastAsia="微软雅黑" w:hAnsi="微软雅黑"/>
        </w:rPr>
      </w:pPr>
      <w:bookmarkStart w:id="5" w:name="信件发送："/>
      <w:r w:rsidRPr="00124578">
        <w:rPr>
          <w:rFonts w:ascii="微软雅黑" w:eastAsia="微软雅黑" w:hAnsi="微软雅黑" w:hint="eastAsia"/>
        </w:rPr>
        <w:t>信息</w:t>
      </w:r>
      <w:r w:rsidR="008A623F" w:rsidRPr="00124578">
        <w:rPr>
          <w:rFonts w:ascii="微软雅黑" w:eastAsia="微软雅黑" w:hAnsi="微软雅黑" w:hint="eastAsia"/>
        </w:rPr>
        <w:t>发送入口：</w:t>
      </w:r>
      <w:bookmarkEnd w:id="5"/>
    </w:p>
    <w:p w:rsidR="008A623F" w:rsidRPr="00124578" w:rsidRDefault="001B17E6" w:rsidP="008A623F">
      <w:pPr>
        <w:numPr>
          <w:ilvl w:val="1"/>
          <w:numId w:val="2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在好友列表中，点击</w:t>
      </w:r>
      <w:r w:rsidR="008A623F" w:rsidRPr="00124578">
        <w:rPr>
          <w:rFonts w:ascii="微软雅黑" w:eastAsia="微软雅黑" w:hAnsi="微软雅黑" w:hint="eastAsia"/>
        </w:rPr>
        <w:t>好友名，会打开信息窗口。</w:t>
      </w:r>
    </w:p>
    <w:p w:rsidR="008A623F" w:rsidRPr="00124578" w:rsidRDefault="001B17E6" w:rsidP="008A623F">
      <w:pPr>
        <w:numPr>
          <w:ilvl w:val="1"/>
          <w:numId w:val="22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回复好友信息</w:t>
      </w:r>
      <w:r w:rsidR="008A623F" w:rsidRPr="00124578">
        <w:rPr>
          <w:rFonts w:ascii="微软雅黑" w:eastAsia="微软雅黑" w:hAnsi="微软雅黑" w:hint="eastAsia"/>
        </w:rPr>
        <w:t>。</w:t>
      </w:r>
    </w:p>
    <w:p w:rsidR="008A623F" w:rsidRPr="00124578" w:rsidRDefault="0050460C" w:rsidP="008A623F">
      <w:pPr>
        <w:pStyle w:val="5"/>
        <w:numPr>
          <w:ilvl w:val="0"/>
          <w:numId w:val="25"/>
        </w:numPr>
        <w:spacing w:line="374" w:lineRule="auto"/>
        <w:ind w:hanging="60"/>
        <w:rPr>
          <w:rFonts w:ascii="微软雅黑" w:eastAsia="微软雅黑" w:hAnsi="微软雅黑"/>
          <w:bCs w:val="0"/>
        </w:rPr>
      </w:pPr>
      <w:r w:rsidRPr="00124578">
        <w:rPr>
          <w:rFonts w:ascii="微软雅黑" w:eastAsia="微软雅黑" w:hAnsi="微软雅黑" w:hint="eastAsia"/>
        </w:rPr>
        <w:t>信息</w:t>
      </w:r>
      <w:r w:rsidR="008A623F" w:rsidRPr="00124578">
        <w:rPr>
          <w:rFonts w:ascii="微软雅黑" w:eastAsia="微软雅黑" w:hAnsi="微软雅黑" w:hint="eastAsia"/>
        </w:rPr>
        <w:t>分类</w:t>
      </w:r>
    </w:p>
    <w:p w:rsidR="008A623F" w:rsidRPr="00124578" w:rsidRDefault="008A623F" w:rsidP="008A623F">
      <w:pPr>
        <w:numPr>
          <w:ilvl w:val="1"/>
          <w:numId w:val="2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玩家TO玩家的信息：为普通与好友的信息。（显示发送人：玩家NAME）</w:t>
      </w:r>
    </w:p>
    <w:p w:rsidR="008A623F" w:rsidRPr="00124578" w:rsidRDefault="008A623F" w:rsidP="008A623F">
      <w:pPr>
        <w:numPr>
          <w:ilvl w:val="1"/>
          <w:numId w:val="23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（发件人：系统NAME）系统TO玩家的信件：如更新</w:t>
      </w:r>
      <w:r w:rsidRPr="00124578">
        <w:rPr>
          <w:rFonts w:ascii="微软雅黑" w:eastAsia="微软雅黑" w:hAnsi="微软雅黑"/>
        </w:rPr>
        <w:t>，</w:t>
      </w:r>
      <w:r w:rsidRPr="00124578">
        <w:rPr>
          <w:rFonts w:ascii="微软雅黑" w:eastAsia="微软雅黑" w:hAnsi="微软雅黑" w:hint="eastAsia"/>
        </w:rPr>
        <w:t>维护</w:t>
      </w:r>
      <w:r w:rsidRPr="00124578">
        <w:rPr>
          <w:rFonts w:ascii="微软雅黑" w:eastAsia="微软雅黑" w:hAnsi="微软雅黑"/>
        </w:rPr>
        <w:t>等</w:t>
      </w:r>
      <w:r w:rsidRPr="00124578">
        <w:rPr>
          <w:rFonts w:ascii="微软雅黑" w:eastAsia="微软雅黑" w:hAnsi="微软雅黑" w:hint="eastAsia"/>
        </w:rPr>
        <w:t>。</w:t>
      </w:r>
    </w:p>
    <w:p w:rsidR="008A623F" w:rsidRPr="00124578" w:rsidRDefault="008A623F" w:rsidP="008A623F">
      <w:pPr>
        <w:pStyle w:val="5"/>
        <w:numPr>
          <w:ilvl w:val="0"/>
          <w:numId w:val="25"/>
        </w:numPr>
        <w:spacing w:line="374" w:lineRule="auto"/>
        <w:ind w:hanging="60"/>
        <w:rPr>
          <w:rFonts w:ascii="微软雅黑" w:eastAsia="微软雅黑" w:hAnsi="微软雅黑"/>
          <w:bCs w:val="0"/>
        </w:rPr>
      </w:pPr>
      <w:r w:rsidRPr="00124578">
        <w:rPr>
          <w:rFonts w:ascii="微软雅黑" w:eastAsia="微软雅黑" w:hAnsi="微软雅黑" w:hint="eastAsia"/>
        </w:rPr>
        <w:t>对系统邮件需要特殊处理</w:t>
      </w:r>
    </w:p>
    <w:p w:rsidR="008A623F" w:rsidRPr="00124578" w:rsidRDefault="008A623F" w:rsidP="008A623F">
      <w:pPr>
        <w:numPr>
          <w:ilvl w:val="0"/>
          <w:numId w:val="24"/>
        </w:numPr>
        <w:tabs>
          <w:tab w:val="clear" w:pos="420"/>
        </w:tabs>
        <w:ind w:leftChars="429" w:left="1079" w:hangingChars="85" w:hanging="178"/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字色完全与玩家发送的邮件区分。</w:t>
      </w:r>
    </w:p>
    <w:p w:rsidR="008A623F" w:rsidRPr="00124578" w:rsidRDefault="008A623F" w:rsidP="008A623F">
      <w:pPr>
        <w:numPr>
          <w:ilvl w:val="0"/>
          <w:numId w:val="24"/>
        </w:numPr>
        <w:tabs>
          <w:tab w:val="clear" w:pos="420"/>
        </w:tabs>
        <w:ind w:leftChars="429" w:left="1079" w:hangingChars="85" w:hanging="178"/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系统邮件内容，每次收到新的系统邮件，可上一条查看，已收到的信息。</w:t>
      </w:r>
      <w:r w:rsidR="003F335F" w:rsidRPr="00124578">
        <w:rPr>
          <w:rFonts w:ascii="微软雅黑" w:eastAsia="微软雅黑" w:hAnsi="微软雅黑" w:hint="eastAsia"/>
          <w:szCs w:val="21"/>
        </w:rPr>
        <w:t>保存10条</w:t>
      </w:r>
      <w:r w:rsidR="003F335F" w:rsidRPr="00124578">
        <w:rPr>
          <w:rFonts w:ascii="微软雅黑" w:eastAsia="微软雅黑" w:hAnsi="微软雅黑"/>
          <w:szCs w:val="21"/>
        </w:rPr>
        <w:t>超过</w:t>
      </w:r>
      <w:r w:rsidR="003F335F" w:rsidRPr="00124578">
        <w:rPr>
          <w:rFonts w:ascii="微软雅黑" w:eastAsia="微软雅黑" w:hAnsi="微软雅黑" w:hint="eastAsia"/>
          <w:szCs w:val="21"/>
        </w:rPr>
        <w:t>10条</w:t>
      </w:r>
      <w:r w:rsidR="003F335F" w:rsidRPr="00124578">
        <w:rPr>
          <w:rFonts w:ascii="微软雅黑" w:eastAsia="微软雅黑" w:hAnsi="微软雅黑"/>
          <w:szCs w:val="21"/>
        </w:rPr>
        <w:t>将会删除最早的一条信息</w:t>
      </w:r>
      <w:r w:rsidRPr="00124578">
        <w:rPr>
          <w:rFonts w:ascii="微软雅黑" w:eastAsia="微软雅黑" w:hAnsi="微软雅黑" w:hint="eastAsia"/>
          <w:szCs w:val="21"/>
        </w:rPr>
        <w:t>。</w:t>
      </w:r>
    </w:p>
    <w:p w:rsidR="008A623F" w:rsidRPr="00124578" w:rsidRDefault="00106850" w:rsidP="001B17E6">
      <w:pPr>
        <w:pStyle w:val="4"/>
        <w:spacing w:line="374" w:lineRule="auto"/>
        <w:ind w:left="42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lastRenderedPageBreak/>
        <w:t>信息</w:t>
      </w:r>
      <w:r w:rsidR="008A623F" w:rsidRPr="00124578">
        <w:rPr>
          <w:rFonts w:ascii="微软雅黑" w:eastAsia="微软雅黑" w:hAnsi="微软雅黑" w:hint="eastAsia"/>
        </w:rPr>
        <w:t>的提示与阅读</w:t>
      </w:r>
    </w:p>
    <w:p w:rsidR="008A623F" w:rsidRPr="001B17E6" w:rsidRDefault="008A623F" w:rsidP="00D54448">
      <w:pPr>
        <w:tabs>
          <w:tab w:val="left" w:pos="1620"/>
        </w:tabs>
        <w:ind w:leftChars="171" w:left="359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当玩家在线或刚上线时收到</w:t>
      </w:r>
      <w:r w:rsidR="00D54448" w:rsidRPr="00124578">
        <w:rPr>
          <w:rFonts w:ascii="微软雅黑" w:eastAsia="微软雅黑" w:hAnsi="微软雅黑" w:hint="eastAsia"/>
        </w:rPr>
        <w:t>提示</w:t>
      </w:r>
      <w:r w:rsidR="00D54448" w:rsidRPr="00124578">
        <w:rPr>
          <w:rFonts w:ascii="微软雅黑" w:eastAsia="微软雅黑" w:hAnsi="微软雅黑"/>
        </w:rPr>
        <w:t>，好友图标将会显示信息数量</w:t>
      </w:r>
      <w:r w:rsidR="00D54448" w:rsidRPr="00124578">
        <w:rPr>
          <w:rFonts w:ascii="微软雅黑" w:eastAsia="微软雅黑" w:hAnsi="微软雅黑" w:hint="eastAsia"/>
        </w:rPr>
        <w:t>1</w:t>
      </w:r>
      <w:r w:rsidR="00D54448" w:rsidRPr="00124578">
        <w:rPr>
          <w:rFonts w:ascii="微软雅黑" w:eastAsia="微软雅黑" w:hAnsi="微软雅黑"/>
        </w:rPr>
        <w:t>-9</w:t>
      </w:r>
      <w:r w:rsidR="00D54448" w:rsidRPr="00124578">
        <w:rPr>
          <w:rFonts w:ascii="微软雅黑" w:eastAsia="微软雅黑" w:hAnsi="微软雅黑" w:hint="eastAsia"/>
        </w:rPr>
        <w:t>条</w:t>
      </w:r>
      <w:r w:rsidR="00D54448" w:rsidRPr="00124578">
        <w:rPr>
          <w:rFonts w:ascii="微软雅黑" w:eastAsia="微软雅黑" w:hAnsi="微软雅黑"/>
        </w:rPr>
        <w:t>信息显示</w:t>
      </w:r>
      <w:r w:rsidR="00D54448" w:rsidRPr="00124578">
        <w:rPr>
          <w:rFonts w:ascii="微软雅黑" w:eastAsia="微软雅黑" w:hAnsi="微软雅黑" w:hint="eastAsia"/>
        </w:rPr>
        <w:t>1</w:t>
      </w:r>
      <w:r w:rsidR="00D54448" w:rsidRPr="00124578">
        <w:rPr>
          <w:rFonts w:ascii="微软雅黑" w:eastAsia="微软雅黑" w:hAnsi="微软雅黑"/>
        </w:rPr>
        <w:t>-9</w:t>
      </w:r>
      <w:r w:rsidR="00D54448" w:rsidRPr="00124578">
        <w:rPr>
          <w:rFonts w:ascii="微软雅黑" w:eastAsia="微软雅黑" w:hAnsi="微软雅黑" w:hint="eastAsia"/>
        </w:rPr>
        <w:t>数字</w:t>
      </w:r>
      <w:r w:rsidR="00D54448" w:rsidRPr="00124578">
        <w:rPr>
          <w:rFonts w:ascii="微软雅黑" w:eastAsia="微软雅黑" w:hAnsi="微软雅黑"/>
        </w:rPr>
        <w:t>，超过</w:t>
      </w:r>
      <w:r w:rsidR="00D54448" w:rsidRPr="00124578">
        <w:rPr>
          <w:rFonts w:ascii="微软雅黑" w:eastAsia="微软雅黑" w:hAnsi="微软雅黑" w:hint="eastAsia"/>
        </w:rPr>
        <w:t>9时</w:t>
      </w:r>
      <w:r w:rsidR="00D54448" w:rsidRPr="00124578">
        <w:rPr>
          <w:rFonts w:ascii="微软雅黑" w:eastAsia="微软雅黑" w:hAnsi="微软雅黑"/>
        </w:rPr>
        <w:t>显示</w:t>
      </w:r>
      <w:r w:rsidR="001B17E6">
        <w:rPr>
          <w:noProof/>
        </w:rPr>
        <w:drawing>
          <wp:inline distT="0" distB="0" distL="0" distR="0" wp14:anchorId="5BE7C5A1" wp14:editId="36B2AB47">
            <wp:extent cx="1742857" cy="704762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7E6">
        <w:rPr>
          <w:rFonts w:ascii="微软雅黑" w:eastAsia="微软雅黑" w:hAnsi="微软雅黑" w:hint="eastAsia"/>
        </w:rPr>
        <w:t>将会</w:t>
      </w:r>
      <w:r w:rsidR="001B17E6">
        <w:rPr>
          <w:rFonts w:ascii="微软雅黑" w:eastAsia="微软雅黑" w:hAnsi="微软雅黑"/>
        </w:rPr>
        <w:t>使用红点替代。</w:t>
      </w:r>
    </w:p>
    <w:p w:rsidR="008A623F" w:rsidRPr="00124578" w:rsidRDefault="008A623F" w:rsidP="008A623F">
      <w:pPr>
        <w:tabs>
          <w:tab w:val="left" w:pos="1620"/>
        </w:tabs>
        <w:ind w:leftChars="171" w:left="359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在有信息的情况下，</w:t>
      </w:r>
      <w:r w:rsidR="00D54448" w:rsidRPr="00124578">
        <w:rPr>
          <w:rFonts w:ascii="微软雅黑" w:eastAsia="微软雅黑" w:hAnsi="微软雅黑" w:hint="eastAsia"/>
        </w:rPr>
        <w:t>打开好友界面，弹出均为最新信息</w:t>
      </w:r>
      <w:r w:rsidRPr="00124578">
        <w:rPr>
          <w:rFonts w:ascii="微软雅黑" w:eastAsia="微软雅黑" w:hAnsi="微软雅黑" w:hint="eastAsia"/>
        </w:rPr>
        <w:t>。</w:t>
      </w:r>
    </w:p>
    <w:p w:rsidR="002E6248" w:rsidRPr="00124578" w:rsidRDefault="002E6248" w:rsidP="00106850">
      <w:pPr>
        <w:tabs>
          <w:tab w:val="left" w:pos="1620"/>
        </w:tabs>
        <w:ind w:leftChars="200" w:left="420"/>
        <w:rPr>
          <w:rFonts w:ascii="微软雅黑" w:eastAsia="微软雅黑" w:hAnsi="微软雅黑"/>
        </w:rPr>
      </w:pPr>
    </w:p>
    <w:p w:rsidR="002E6248" w:rsidRPr="00124578" w:rsidRDefault="00D330D1" w:rsidP="00D330D1">
      <w:pPr>
        <w:pStyle w:val="3"/>
      </w:pPr>
      <w:bookmarkStart w:id="6" w:name="_Toc191713159"/>
      <w:r>
        <w:rPr>
          <w:rFonts w:hint="eastAsia"/>
        </w:rPr>
        <w:t>好友对话</w:t>
      </w:r>
      <w:r>
        <w:t>界面界面</w:t>
      </w:r>
      <w:bookmarkEnd w:id="6"/>
    </w:p>
    <w:p w:rsidR="00E20D0E" w:rsidRPr="00124578" w:rsidRDefault="00796B49" w:rsidP="00E20D0E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BD75817" wp14:editId="38C61989">
            <wp:extent cx="5274310" cy="29063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D0E" w:rsidRPr="0012457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951683D" wp14:editId="2829294F">
            <wp:extent cx="5274310" cy="3058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48" w:rsidRPr="00124578" w:rsidRDefault="00E20D0E" w:rsidP="002E6248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在线</w:t>
      </w:r>
      <w:r w:rsidRPr="00124578">
        <w:rPr>
          <w:rFonts w:ascii="微软雅黑" w:eastAsia="微软雅黑" w:hAnsi="微软雅黑"/>
        </w:rPr>
        <w:t>状态</w:t>
      </w:r>
      <w:r w:rsidRPr="00124578">
        <w:rPr>
          <w:rFonts w:ascii="微软雅黑" w:eastAsia="微软雅黑" w:hAnsi="微软雅黑" w:hint="eastAsia"/>
        </w:rPr>
        <w:t>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115BB3D" wp14:editId="4898FC99">
            <wp:extent cx="1352381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</w:rPr>
        <w:t>离线</w:t>
      </w:r>
      <w:r w:rsidRPr="00124578">
        <w:rPr>
          <w:rFonts w:ascii="微软雅黑" w:eastAsia="微软雅黑" w:hAnsi="微软雅黑"/>
        </w:rPr>
        <w:t>状态：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7A4C5A7" wp14:editId="5429A57B">
            <wp:extent cx="1666667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0E" w:rsidRPr="00124578" w:rsidRDefault="00E20D0E" w:rsidP="00E20D0E">
      <w:pPr>
        <w:numPr>
          <w:ilvl w:val="2"/>
          <w:numId w:val="27"/>
        </w:numPr>
        <w:rPr>
          <w:rFonts w:ascii="微软雅黑" w:eastAsia="微软雅黑" w:hAnsi="微软雅黑"/>
          <w:color w:val="0000FF"/>
        </w:rPr>
      </w:pPr>
      <w:r w:rsidRPr="00124578">
        <w:rPr>
          <w:rFonts w:ascii="微软雅黑" w:eastAsia="微软雅黑" w:hAnsi="微软雅黑" w:hint="eastAsia"/>
          <w:color w:val="0000FF"/>
        </w:rPr>
        <w:t>如果好友在线，</w:t>
      </w:r>
      <w:r w:rsidR="008E6A7A" w:rsidRPr="00124578">
        <w:rPr>
          <w:rFonts w:ascii="微软雅黑" w:eastAsia="微软雅黑" w:hAnsi="微软雅黑" w:hint="eastAsia"/>
          <w:color w:val="0000FF"/>
        </w:rPr>
        <w:t>则图片</w:t>
      </w:r>
      <w:r w:rsidR="008E6A7A" w:rsidRPr="00124578">
        <w:rPr>
          <w:rFonts w:ascii="微软雅黑" w:eastAsia="微软雅黑" w:hAnsi="微软雅黑"/>
          <w:color w:val="0000FF"/>
        </w:rPr>
        <w:t>呈</w:t>
      </w:r>
      <w:r w:rsidR="008E6A7A" w:rsidRPr="00124578">
        <w:rPr>
          <w:rFonts w:ascii="微软雅黑" w:eastAsia="微软雅黑" w:hAnsi="微软雅黑" w:hint="eastAsia"/>
          <w:color w:val="0000FF"/>
        </w:rPr>
        <w:t>亮，</w:t>
      </w:r>
      <w:r w:rsidR="008E6A7A" w:rsidRPr="00124578">
        <w:rPr>
          <w:rFonts w:ascii="微软雅黑" w:eastAsia="微软雅黑" w:hAnsi="微软雅黑"/>
          <w:color w:val="0000FF"/>
        </w:rPr>
        <w:t>离线</w:t>
      </w:r>
      <w:r w:rsidR="008E6A7A" w:rsidRPr="00124578">
        <w:rPr>
          <w:rFonts w:ascii="微软雅黑" w:eastAsia="微软雅黑" w:hAnsi="微软雅黑" w:hint="eastAsia"/>
          <w:color w:val="0000FF"/>
        </w:rPr>
        <w:t>呈灰色</w:t>
      </w:r>
    </w:p>
    <w:p w:rsidR="00E20D0E" w:rsidRPr="00124578" w:rsidRDefault="008E6A7A" w:rsidP="00E20D0E">
      <w:pPr>
        <w:numPr>
          <w:ilvl w:val="2"/>
          <w:numId w:val="27"/>
        </w:numPr>
        <w:rPr>
          <w:rFonts w:ascii="微软雅黑" w:eastAsia="微软雅黑" w:hAnsi="微软雅黑"/>
          <w:color w:val="0000FF"/>
        </w:rPr>
      </w:pPr>
      <w:r w:rsidRPr="00124578">
        <w:rPr>
          <w:rFonts w:ascii="微软雅黑" w:eastAsia="微软雅黑" w:hAnsi="微软雅黑" w:hint="eastAsia"/>
          <w:color w:val="0000FF"/>
        </w:rPr>
        <w:t>如果打开查看好友</w:t>
      </w:r>
      <w:r w:rsidRPr="00124578">
        <w:rPr>
          <w:rFonts w:ascii="微软雅黑" w:eastAsia="微软雅黑" w:hAnsi="微软雅黑"/>
          <w:color w:val="0000FF"/>
        </w:rPr>
        <w:t>信息时</w:t>
      </w:r>
      <w:r w:rsidR="00E20D0E" w:rsidRPr="00124578">
        <w:rPr>
          <w:rFonts w:ascii="微软雅黑" w:eastAsia="微软雅黑" w:hAnsi="微软雅黑" w:hint="eastAsia"/>
          <w:color w:val="0000FF"/>
        </w:rPr>
        <w:t>，好友不在线则显示ID，名称，</w:t>
      </w:r>
      <w:r w:rsidRPr="00124578">
        <w:rPr>
          <w:rFonts w:ascii="微软雅黑" w:eastAsia="微软雅黑" w:hAnsi="微软雅黑" w:hint="eastAsia"/>
          <w:color w:val="0000FF"/>
        </w:rPr>
        <w:t>称号。</w:t>
      </w:r>
      <w:r w:rsidR="00E20D0E" w:rsidRPr="00124578">
        <w:rPr>
          <w:rFonts w:ascii="微软雅黑" w:eastAsia="微软雅黑" w:hAnsi="微软雅黑" w:hint="eastAsia"/>
          <w:color w:val="0000FF"/>
        </w:rPr>
        <w:t>（其它不显示）</w:t>
      </w:r>
    </w:p>
    <w:p w:rsidR="008E6A7A" w:rsidRPr="00124578" w:rsidRDefault="008E6A7A" w:rsidP="00E20D0E">
      <w:pPr>
        <w:numPr>
          <w:ilvl w:val="2"/>
          <w:numId w:val="27"/>
        </w:numPr>
        <w:rPr>
          <w:rFonts w:ascii="微软雅黑" w:eastAsia="微软雅黑" w:hAnsi="微软雅黑"/>
          <w:color w:val="0000FF"/>
        </w:rPr>
      </w:pPr>
      <w:r w:rsidRPr="00124578">
        <w:rPr>
          <w:rFonts w:ascii="微软雅黑" w:eastAsia="微软雅黑" w:hAnsi="微软雅黑" w:hint="eastAsia"/>
          <w:color w:val="0000FF"/>
        </w:rPr>
        <w:t>如果打开查看好友</w:t>
      </w:r>
      <w:r w:rsidRPr="00124578">
        <w:rPr>
          <w:rFonts w:ascii="微软雅黑" w:eastAsia="微软雅黑" w:hAnsi="微软雅黑"/>
          <w:color w:val="0000FF"/>
        </w:rPr>
        <w:t>信息时</w:t>
      </w:r>
      <w:r w:rsidRPr="00124578">
        <w:rPr>
          <w:rFonts w:ascii="微软雅黑" w:eastAsia="微软雅黑" w:hAnsi="微软雅黑" w:hint="eastAsia"/>
          <w:color w:val="0000FF"/>
        </w:rPr>
        <w:t>，好友在线时</w:t>
      </w:r>
      <w:r w:rsidRPr="00124578">
        <w:rPr>
          <w:rFonts w:ascii="微软雅黑" w:eastAsia="微软雅黑" w:hAnsi="微软雅黑"/>
          <w:color w:val="0000FF"/>
        </w:rPr>
        <w:t>则显示</w:t>
      </w:r>
      <w:r w:rsidRPr="00124578">
        <w:rPr>
          <w:rFonts w:ascii="微软雅黑" w:eastAsia="微软雅黑" w:hAnsi="微软雅黑" w:hint="eastAsia"/>
          <w:color w:val="0000FF"/>
        </w:rPr>
        <w:t>ID,名称，</w:t>
      </w:r>
      <w:r w:rsidRPr="00124578">
        <w:rPr>
          <w:rFonts w:ascii="微软雅黑" w:eastAsia="微软雅黑" w:hAnsi="微软雅黑"/>
          <w:color w:val="0000FF"/>
        </w:rPr>
        <w:t>称号，战绩。</w:t>
      </w:r>
    </w:p>
    <w:p w:rsidR="007076E1" w:rsidRPr="00124578" w:rsidRDefault="007076E1" w:rsidP="007076E1">
      <w:pPr>
        <w:ind w:left="1260"/>
        <w:rPr>
          <w:rFonts w:ascii="微软雅黑" w:eastAsia="微软雅黑" w:hAnsi="微软雅黑"/>
          <w:color w:val="0000FF"/>
        </w:rPr>
      </w:pPr>
    </w:p>
    <w:p w:rsidR="007076E1" w:rsidRPr="00124578" w:rsidRDefault="007076E1" w:rsidP="00D330D1">
      <w:pPr>
        <w:pStyle w:val="4"/>
      </w:pPr>
      <w:bookmarkStart w:id="7" w:name="_Toc191713164"/>
      <w:r w:rsidRPr="00124578">
        <w:rPr>
          <w:rFonts w:hint="eastAsia"/>
        </w:rPr>
        <w:t>历史消息</w:t>
      </w:r>
      <w:bookmarkEnd w:id="7"/>
    </w:p>
    <w:p w:rsidR="007076E1" w:rsidRPr="00124578" w:rsidRDefault="007076E1" w:rsidP="007076E1">
      <w:pPr>
        <w:ind w:firstLineChars="500" w:firstLine="105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7E6A714" wp14:editId="3D7E6912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lastRenderedPageBreak/>
        <w:t>将玩家所有接受与发送的信息，以好友为索引，分记在好友的历史记录表中。</w:t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所记录信息包括：信件作用对象（含接受、发送），信件收发时间（年，月，日，时，分，秒），信件内容字串（含颜色转换字符，表情插入字符）</w:t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索引显示以时间为单位，最新的时间显示在最前。</w:t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此历史消息界面只显示聊天2人双方的历史消息</w:t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先发出的文字在上方</w:t>
      </w:r>
    </w:p>
    <w:p w:rsidR="007076E1" w:rsidRPr="00124578" w:rsidRDefault="007076E1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帮助按钮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A5D5E21" wp14:editId="54E5CB30">
            <wp:extent cx="142857" cy="19047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  <w:szCs w:val="21"/>
        </w:rPr>
        <w:t>和关闭按钮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6D34A966" wp14:editId="33E52ED5">
            <wp:extent cx="285714" cy="19047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E1" w:rsidRPr="00124578" w:rsidRDefault="00514BDE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18/05/18</w:t>
      </w:r>
      <w:r w:rsidR="007076E1" w:rsidRPr="00124578">
        <w:rPr>
          <w:rFonts w:ascii="微软雅黑" w:eastAsia="微软雅黑" w:hAnsi="微软雅黑" w:hint="eastAsia"/>
          <w:szCs w:val="21"/>
        </w:rPr>
        <w:t xml:space="preserve">  以 年/月/日的形式表示该条信息发出时的日期</w:t>
      </w:r>
    </w:p>
    <w:p w:rsidR="007076E1" w:rsidRPr="00124578" w:rsidRDefault="00514BDE" w:rsidP="007076E1">
      <w:pPr>
        <w:numPr>
          <w:ilvl w:val="0"/>
          <w:numId w:val="30"/>
        </w:numPr>
        <w:rPr>
          <w:rFonts w:ascii="微软雅黑" w:eastAsia="微软雅黑" w:hAnsi="微软雅黑"/>
          <w:szCs w:val="21"/>
        </w:rPr>
      </w:pPr>
      <w:r w:rsidRPr="00124578">
        <w:rPr>
          <w:rFonts w:ascii="微软雅黑" w:eastAsia="微软雅黑" w:hAnsi="微软雅黑" w:hint="eastAsia"/>
          <w:szCs w:val="21"/>
        </w:rPr>
        <w:t>11</w:t>
      </w:r>
      <w:r w:rsidR="007076E1" w:rsidRPr="00124578">
        <w:rPr>
          <w:rFonts w:ascii="微软雅黑" w:eastAsia="微软雅黑" w:hAnsi="微软雅黑" w:hint="eastAsia"/>
          <w:szCs w:val="21"/>
        </w:rPr>
        <w:t>：</w:t>
      </w:r>
      <w:r w:rsidRPr="00124578">
        <w:rPr>
          <w:rFonts w:ascii="微软雅黑" w:eastAsia="微软雅黑" w:hAnsi="微软雅黑" w:hint="eastAsia"/>
          <w:szCs w:val="21"/>
        </w:rPr>
        <w:t>21</w:t>
      </w:r>
      <w:r w:rsidR="007076E1" w:rsidRPr="00124578">
        <w:rPr>
          <w:rFonts w:ascii="微软雅黑" w:eastAsia="微软雅黑" w:hAnsi="微软雅黑" w:hint="eastAsia"/>
          <w:szCs w:val="21"/>
        </w:rPr>
        <w:t xml:space="preserve"> 该条信息发出时的时间，用24小时制表示</w:t>
      </w:r>
    </w:p>
    <w:p w:rsidR="00E20D0E" w:rsidRPr="00124578" w:rsidRDefault="007076E1" w:rsidP="00514BDE">
      <w:pPr>
        <w:ind w:left="1260"/>
        <w:rPr>
          <w:rFonts w:ascii="微软雅黑" w:eastAsia="微软雅黑" w:hAnsi="微软雅黑"/>
          <w:b/>
          <w:szCs w:val="21"/>
        </w:rPr>
      </w:pPr>
      <w:r w:rsidRPr="00124578">
        <w:rPr>
          <w:rFonts w:ascii="微软雅黑" w:eastAsia="微软雅黑" w:hAnsi="微软雅黑" w:hint="eastAsia"/>
          <w:b/>
          <w:szCs w:val="21"/>
        </w:rPr>
        <w:t>所有信息保存，从玩家上线开始保存，直到玩家下线</w:t>
      </w:r>
      <w:r w:rsidR="00514BDE" w:rsidRPr="00124578">
        <w:rPr>
          <w:rFonts w:ascii="微软雅黑" w:eastAsia="微软雅黑" w:hAnsi="微软雅黑" w:hint="eastAsia"/>
          <w:b/>
          <w:szCs w:val="21"/>
        </w:rPr>
        <w:t>。</w:t>
      </w:r>
    </w:p>
    <w:p w:rsidR="00796B49" w:rsidRPr="00124578" w:rsidRDefault="00796B49" w:rsidP="00514BDE">
      <w:pPr>
        <w:ind w:left="1260"/>
        <w:rPr>
          <w:rFonts w:ascii="微软雅黑" w:eastAsia="微软雅黑" w:hAnsi="微软雅黑"/>
        </w:rPr>
      </w:pPr>
    </w:p>
    <w:p w:rsidR="00796B49" w:rsidRPr="00124578" w:rsidRDefault="00D330D1" w:rsidP="00D330D1">
      <w:pPr>
        <w:pStyle w:val="2"/>
        <w:numPr>
          <w:ilvl w:val="0"/>
          <w:numId w:val="38"/>
        </w:numPr>
      </w:pPr>
      <w:r>
        <w:rPr>
          <w:rFonts w:hint="eastAsia"/>
        </w:rPr>
        <w:t>群组功能</w:t>
      </w:r>
    </w:p>
    <w:p w:rsidR="003A7BC8" w:rsidRPr="00124578" w:rsidRDefault="003A7BC8" w:rsidP="003A7BC8">
      <w:pPr>
        <w:rPr>
          <w:rFonts w:ascii="微软雅黑" w:eastAsia="微软雅黑" w:hAnsi="微软雅黑"/>
        </w:rPr>
      </w:pPr>
    </w:p>
    <w:p w:rsidR="003A7BC8" w:rsidRPr="00124578" w:rsidRDefault="003A7BC8" w:rsidP="003A7BC8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</w:rPr>
        <w:t>未</w:t>
      </w:r>
      <w:r w:rsidR="00A6453C">
        <w:rPr>
          <w:rFonts w:ascii="微软雅黑" w:eastAsia="微软雅黑" w:hAnsi="微软雅黑"/>
        </w:rPr>
        <w:t>创建</w:t>
      </w:r>
      <w:r w:rsidR="00A6453C">
        <w:rPr>
          <w:rFonts w:ascii="微软雅黑" w:eastAsia="微软雅黑" w:hAnsi="微软雅黑" w:hint="eastAsia"/>
        </w:rPr>
        <w:t>牛友</w:t>
      </w:r>
      <w:r w:rsidR="00A6453C">
        <w:rPr>
          <w:rFonts w:ascii="微软雅黑" w:eastAsia="微软雅黑" w:hAnsi="微软雅黑"/>
        </w:rPr>
        <w:t>群</w:t>
      </w:r>
      <w:r w:rsidRPr="00124578">
        <w:rPr>
          <w:rFonts w:ascii="微软雅黑" w:eastAsia="微软雅黑" w:hAnsi="微软雅黑"/>
        </w:rPr>
        <w:t>界面</w:t>
      </w:r>
      <w:r w:rsidR="00A6453C">
        <w:rPr>
          <w:rFonts w:ascii="微软雅黑" w:eastAsia="微软雅黑" w:hAnsi="微软雅黑" w:hint="eastAsia"/>
        </w:rPr>
        <w:t>，</w:t>
      </w:r>
      <w:r w:rsidR="00A6453C">
        <w:rPr>
          <w:rFonts w:ascii="微软雅黑" w:eastAsia="微软雅黑" w:hAnsi="微软雅黑"/>
        </w:rPr>
        <w:t>列表为空</w:t>
      </w:r>
      <w:r w:rsidR="00A6453C">
        <w:rPr>
          <w:rFonts w:ascii="微软雅黑" w:eastAsia="微软雅黑" w:hAnsi="微软雅黑" w:hint="eastAsia"/>
        </w:rPr>
        <w:t>，</w:t>
      </w:r>
      <w:r w:rsidR="00A6453C">
        <w:rPr>
          <w:rFonts w:ascii="微软雅黑" w:eastAsia="微软雅黑" w:hAnsi="微软雅黑"/>
        </w:rPr>
        <w:t>文字提示创建或者加入！</w:t>
      </w:r>
    </w:p>
    <w:p w:rsidR="00A6453C" w:rsidRDefault="00D330D1" w:rsidP="00F75413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400FE453" wp14:editId="4B8A3BD4">
            <wp:extent cx="5274310" cy="2777490"/>
            <wp:effectExtent l="0" t="0" r="254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/>
          <w:noProof/>
        </w:rPr>
        <w:t xml:space="preserve"> </w:t>
      </w:r>
    </w:p>
    <w:p w:rsidR="00A6453C" w:rsidRPr="00124578" w:rsidRDefault="00A6453C" w:rsidP="00A6453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以创建</w:t>
      </w:r>
      <w:r>
        <w:rPr>
          <w:rFonts w:ascii="微软雅黑" w:eastAsia="微软雅黑" w:hAnsi="微软雅黑"/>
        </w:rPr>
        <w:t>牛友群</w:t>
      </w:r>
      <w:r w:rsidRPr="00124578">
        <w:rPr>
          <w:rFonts w:ascii="微软雅黑" w:eastAsia="微软雅黑" w:hAnsi="微软雅黑"/>
        </w:rPr>
        <w:t>界面</w:t>
      </w:r>
    </w:p>
    <w:p w:rsidR="00F75413" w:rsidRDefault="001C0DF8" w:rsidP="00F75413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770A1453" wp14:editId="7E3659B5">
            <wp:extent cx="5274310" cy="2806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3C" w:rsidRDefault="00A6453C" w:rsidP="00F75413">
      <w:pPr>
        <w:rPr>
          <w:rFonts w:ascii="微软雅黑" w:eastAsia="微软雅黑" w:hAnsi="微软雅黑"/>
        </w:rPr>
      </w:pPr>
    </w:p>
    <w:p w:rsidR="00A6453C" w:rsidRPr="00192C70" w:rsidRDefault="00192C70" w:rsidP="00192C70">
      <w:pPr>
        <w:pStyle w:val="a9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192C70">
        <w:rPr>
          <w:rFonts w:ascii="微软雅黑" w:eastAsia="微软雅黑" w:hAnsi="微软雅黑" w:hint="eastAsia"/>
        </w:rPr>
        <w:t>优先</w:t>
      </w:r>
      <w:r w:rsidRPr="00192C70">
        <w:rPr>
          <w:rFonts w:ascii="微软雅黑" w:eastAsia="微软雅黑" w:hAnsi="微软雅黑"/>
        </w:rPr>
        <w:t>显示在线</w:t>
      </w:r>
      <w:r w:rsidRPr="00192C70">
        <w:rPr>
          <w:rFonts w:ascii="微软雅黑" w:eastAsia="微软雅黑" w:hAnsi="微软雅黑" w:hint="eastAsia"/>
        </w:rPr>
        <w:t>群友</w:t>
      </w:r>
      <w:r w:rsidRPr="00192C70">
        <w:rPr>
          <w:rFonts w:ascii="微软雅黑" w:eastAsia="微软雅黑" w:hAnsi="微软雅黑"/>
        </w:rPr>
        <w:t>，</w:t>
      </w:r>
      <w:r w:rsidRPr="00192C70">
        <w:rPr>
          <w:rFonts w:ascii="微软雅黑" w:eastAsia="微软雅黑" w:hAnsi="微软雅黑" w:hint="eastAsia"/>
        </w:rPr>
        <w:t>群组始终</w:t>
      </w:r>
      <w:r w:rsidRPr="00192C70">
        <w:rPr>
          <w:rFonts w:ascii="微软雅黑" w:eastAsia="微软雅黑" w:hAnsi="微软雅黑"/>
        </w:rPr>
        <w:t>在第一位，并且带有群主</w:t>
      </w:r>
      <w:r w:rsidRPr="00192C70">
        <w:rPr>
          <w:rFonts w:ascii="微软雅黑" w:eastAsia="微软雅黑" w:hAnsi="微软雅黑" w:hint="eastAsia"/>
        </w:rPr>
        <w:t>标签</w:t>
      </w:r>
      <w:r>
        <w:rPr>
          <w:noProof/>
        </w:rPr>
        <w:drawing>
          <wp:inline distT="0" distB="0" distL="0" distR="0" wp14:anchorId="20A7974F" wp14:editId="7B4B17DF">
            <wp:extent cx="352381" cy="342857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C70">
        <w:rPr>
          <w:rFonts w:ascii="微软雅黑" w:eastAsia="微软雅黑" w:hAnsi="微软雅黑" w:hint="eastAsia"/>
        </w:rPr>
        <w:t>。</w:t>
      </w:r>
    </w:p>
    <w:p w:rsidR="00A6453C" w:rsidRDefault="00A6453C" w:rsidP="00F75413">
      <w:pPr>
        <w:rPr>
          <w:rFonts w:ascii="微软雅黑" w:eastAsia="微软雅黑" w:hAnsi="微软雅黑"/>
        </w:rPr>
      </w:pPr>
    </w:p>
    <w:p w:rsidR="00A6453C" w:rsidRPr="00124578" w:rsidRDefault="00192C70" w:rsidP="00F7541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</w:t>
      </w:r>
      <w:r w:rsidR="00A6453C">
        <w:rPr>
          <w:rFonts w:ascii="微软雅黑" w:eastAsia="微软雅黑" w:hAnsi="微软雅黑"/>
        </w:rPr>
        <w:t>创建房间界面：</w:t>
      </w:r>
    </w:p>
    <w:p w:rsidR="003A7BC8" w:rsidRPr="00124578" w:rsidRDefault="003A7BC8" w:rsidP="00F75413">
      <w:p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FE2C7AC" wp14:editId="3C21BA44">
            <wp:extent cx="5274310" cy="2572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7" w:rsidRPr="00124578" w:rsidRDefault="003972A7" w:rsidP="003972A7">
      <w:pPr>
        <w:pStyle w:val="5"/>
        <w:numPr>
          <w:ilvl w:val="4"/>
          <w:numId w:val="4"/>
        </w:numPr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</w:rPr>
        <w:t>显示信息</w:t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rPr>
          <w:rFonts w:ascii="微软雅黑" w:eastAsia="微软雅黑" w:hAnsi="微软雅黑"/>
          <w:noProof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095DF91" wp14:editId="4461FB5A">
            <wp:extent cx="714286" cy="2761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  <w:noProof/>
        </w:rPr>
        <w:t>可搜索当前</w:t>
      </w:r>
      <w:r w:rsidRPr="00124578">
        <w:rPr>
          <w:rFonts w:ascii="微软雅黑" w:eastAsia="微软雅黑" w:hAnsi="微软雅黑"/>
          <w:noProof/>
        </w:rPr>
        <w:t>群组内的成员。</w:t>
      </w:r>
    </w:p>
    <w:p w:rsidR="00A6453C" w:rsidRPr="00A6453C" w:rsidRDefault="00A6453C" w:rsidP="00A6453C">
      <w:pPr>
        <w:pStyle w:val="a9"/>
        <w:ind w:left="2940" w:firstLineChars="0" w:firstLine="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在线呈亮</w:t>
      </w:r>
      <w:r>
        <w:rPr>
          <w:rFonts w:ascii="微软雅黑" w:eastAsia="微软雅黑" w:hAnsi="微软雅黑"/>
          <w:noProof/>
        </w:rPr>
        <w:t>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3CF49D88" wp14:editId="0F4C4DB1">
            <wp:extent cx="933450" cy="36812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2967" cy="3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</w:rPr>
        <w:t>离线呈暗：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0B784275" wp14:editId="1F9A3F7F">
            <wp:extent cx="923925" cy="3642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3718" cy="3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7" w:rsidRPr="00124578" w:rsidRDefault="003972A7" w:rsidP="003972A7">
      <w:pPr>
        <w:pStyle w:val="a9"/>
        <w:numPr>
          <w:ilvl w:val="6"/>
          <w:numId w:val="4"/>
        </w:numPr>
        <w:ind w:firstLineChars="0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53A35D2" wp14:editId="3F0B2ED3">
            <wp:extent cx="790476" cy="28571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</w:rPr>
        <w:t>可</w:t>
      </w:r>
      <w:r w:rsidRPr="00124578">
        <w:rPr>
          <w:rFonts w:ascii="微软雅黑" w:eastAsia="微软雅黑" w:hAnsi="微软雅黑"/>
        </w:rPr>
        <w:t>翻页查看所有成员</w:t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1F107DBD" wp14:editId="291C45AB">
            <wp:extent cx="228571" cy="238095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70">
        <w:rPr>
          <w:rFonts w:ascii="微软雅黑" w:eastAsia="微软雅黑" w:hAnsi="微软雅黑" w:hint="eastAsia"/>
        </w:rPr>
        <w:t>点击</w:t>
      </w:r>
      <w:r w:rsidR="00192C70">
        <w:rPr>
          <w:rFonts w:ascii="微软雅黑" w:eastAsia="微软雅黑" w:hAnsi="微软雅黑"/>
        </w:rPr>
        <w:t>可</w:t>
      </w:r>
      <w:r w:rsidRPr="00124578">
        <w:rPr>
          <w:rFonts w:ascii="微软雅黑" w:eastAsia="微软雅黑" w:hAnsi="微软雅黑"/>
        </w:rPr>
        <w:t>变更群名或</w:t>
      </w:r>
      <w:r w:rsidRPr="00124578">
        <w:rPr>
          <w:rFonts w:ascii="微软雅黑" w:eastAsia="微软雅黑" w:hAnsi="微软雅黑" w:hint="eastAsia"/>
        </w:rPr>
        <w:t>解散</w:t>
      </w:r>
      <w:r w:rsidRPr="00124578">
        <w:rPr>
          <w:rFonts w:ascii="微软雅黑" w:eastAsia="微软雅黑" w:hAnsi="微软雅黑"/>
        </w:rPr>
        <w:t>群组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A89D49E" wp14:editId="61946FC4">
            <wp:extent cx="1317185" cy="104711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27590" cy="10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2A" w:rsidRDefault="00B06E2A" w:rsidP="00B06E2A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更改</w:t>
      </w:r>
      <w:r>
        <w:rPr>
          <w:rFonts w:ascii="微软雅黑" w:eastAsia="微软雅黑" w:hAnsi="微软雅黑"/>
        </w:rPr>
        <w:t>群名：</w:t>
      </w:r>
      <w:r>
        <w:rPr>
          <w:noProof/>
        </w:rPr>
        <w:drawing>
          <wp:inline distT="0" distB="0" distL="0" distR="0" wp14:anchorId="0514C4EB" wp14:editId="127A3628">
            <wp:extent cx="2765192" cy="170053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2921" cy="17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2A" w:rsidRPr="00124578" w:rsidRDefault="00B06E2A" w:rsidP="00B06E2A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解散</w:t>
      </w:r>
      <w:r>
        <w:rPr>
          <w:rFonts w:ascii="微软雅黑" w:eastAsia="微软雅黑" w:hAnsi="微软雅黑"/>
        </w:rPr>
        <w:t>群组</w:t>
      </w:r>
      <w:r>
        <w:rPr>
          <w:rFonts w:ascii="微软雅黑" w:eastAsia="微软雅黑" w:hAnsi="微软雅黑" w:hint="eastAsia"/>
        </w:rPr>
        <w:t>：</w:t>
      </w:r>
      <w:r>
        <w:rPr>
          <w:noProof/>
        </w:rPr>
        <w:drawing>
          <wp:inline distT="0" distB="0" distL="0" distR="0" wp14:anchorId="6CCC3DEC" wp14:editId="3E68A664">
            <wp:extent cx="2920391" cy="1790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4567" cy="179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00CF0994" wp14:editId="57800EE7">
            <wp:extent cx="285714" cy="21904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/>
          <w:noProof/>
        </w:rPr>
        <w:t xml:space="preserve"> </w:t>
      </w:r>
      <w:r w:rsidRPr="00124578">
        <w:rPr>
          <w:rFonts w:ascii="微软雅黑" w:eastAsia="微软雅黑" w:hAnsi="微软雅黑" w:hint="eastAsia"/>
          <w:noProof/>
        </w:rPr>
        <w:t>查询创建</w:t>
      </w:r>
      <w:r w:rsidRPr="00124578">
        <w:rPr>
          <w:rFonts w:ascii="微软雅黑" w:eastAsia="微软雅黑" w:hAnsi="微软雅黑"/>
          <w:noProof/>
        </w:rPr>
        <w:t>房间信息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15C2092F" wp14:editId="621E2BB6">
            <wp:extent cx="1887452" cy="8964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6247" cy="9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2A" w:rsidRDefault="00B06E2A" w:rsidP="00B06E2A">
      <w:pPr>
        <w:pStyle w:val="a9"/>
        <w:ind w:left="2940" w:firstLineChars="0" w:firstLine="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自定信息</w:t>
      </w:r>
      <w:r>
        <w:rPr>
          <w:rFonts w:ascii="微软雅黑" w:eastAsia="微软雅黑" w:hAnsi="微软雅黑"/>
          <w:noProof/>
        </w:rPr>
        <w:t>：可</w:t>
      </w:r>
      <w:r>
        <w:rPr>
          <w:rFonts w:ascii="微软雅黑" w:eastAsia="微软雅黑" w:hAnsi="微软雅黑" w:hint="eastAsia"/>
          <w:noProof/>
        </w:rPr>
        <w:t>自行</w:t>
      </w:r>
      <w:r>
        <w:rPr>
          <w:rFonts w:ascii="微软雅黑" w:eastAsia="微软雅黑" w:hAnsi="微软雅黑"/>
          <w:noProof/>
        </w:rPr>
        <w:t>选择查看</w:t>
      </w:r>
      <w:r>
        <w:rPr>
          <w:rFonts w:ascii="微软雅黑" w:eastAsia="微软雅黑" w:hAnsi="微软雅黑" w:hint="eastAsia"/>
          <w:noProof/>
        </w:rPr>
        <w:t>近三日内</w:t>
      </w:r>
      <w:r>
        <w:rPr>
          <w:rFonts w:ascii="微软雅黑" w:eastAsia="微软雅黑" w:hAnsi="微软雅黑"/>
          <w:noProof/>
        </w:rPr>
        <w:t>创建</w:t>
      </w:r>
      <w:r>
        <w:rPr>
          <w:rFonts w:ascii="微软雅黑" w:eastAsia="微软雅黑" w:hAnsi="微软雅黑" w:hint="eastAsia"/>
          <w:noProof/>
        </w:rPr>
        <w:t>的</w:t>
      </w:r>
      <w:r>
        <w:rPr>
          <w:rFonts w:ascii="微软雅黑" w:eastAsia="微软雅黑" w:hAnsi="微软雅黑"/>
          <w:noProof/>
        </w:rPr>
        <w:t>房间信息，只有群</w:t>
      </w:r>
      <w:r>
        <w:rPr>
          <w:rFonts w:ascii="微软雅黑" w:eastAsia="微软雅黑" w:hAnsi="微软雅黑" w:hint="eastAsia"/>
          <w:noProof/>
        </w:rPr>
        <w:t>主可查看</w:t>
      </w:r>
      <w:r>
        <w:rPr>
          <w:rFonts w:ascii="微软雅黑" w:eastAsia="微软雅黑" w:hAnsi="微软雅黑"/>
          <w:noProof/>
        </w:rPr>
        <w:t>。</w:t>
      </w:r>
      <w:r>
        <w:rPr>
          <w:noProof/>
        </w:rPr>
        <w:lastRenderedPageBreak/>
        <w:drawing>
          <wp:inline distT="0" distB="0" distL="0" distR="0" wp14:anchorId="6D02BB43" wp14:editId="30CCDC48">
            <wp:extent cx="3077528" cy="1921510"/>
            <wp:effectExtent l="0" t="0" r="889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7719" cy="19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2A" w:rsidRPr="00B06E2A" w:rsidRDefault="00B06E2A" w:rsidP="00B06E2A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昨日统计</w:t>
      </w:r>
      <w:r>
        <w:rPr>
          <w:rFonts w:ascii="微软雅黑" w:eastAsia="微软雅黑" w:hAnsi="微软雅黑"/>
          <w:noProof/>
        </w:rPr>
        <w:t>：显示</w:t>
      </w:r>
      <w:r>
        <w:rPr>
          <w:rFonts w:ascii="微软雅黑" w:eastAsia="微软雅黑" w:hAnsi="微软雅黑" w:hint="eastAsia"/>
          <w:noProof/>
        </w:rPr>
        <w:t>昨日</w:t>
      </w:r>
      <w:r>
        <w:rPr>
          <w:rFonts w:ascii="微软雅黑" w:eastAsia="微软雅黑" w:hAnsi="微软雅黑"/>
          <w:noProof/>
        </w:rPr>
        <w:t>创建过的房间信息。</w:t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2541B133" wp14:editId="7393EDAF">
            <wp:extent cx="295238" cy="2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/>
          <w:noProof/>
        </w:rPr>
        <w:t xml:space="preserve"> 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CC9520D" wp14:editId="3AA26CC7">
            <wp:extent cx="2225466" cy="569686"/>
            <wp:effectExtent l="0" t="0" r="381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3866" cy="58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  <w:noProof/>
        </w:rPr>
        <w:t>查询</w:t>
      </w:r>
      <w:r w:rsidRPr="00124578">
        <w:rPr>
          <w:rFonts w:ascii="微软雅黑" w:eastAsia="微软雅黑" w:hAnsi="微软雅黑"/>
          <w:noProof/>
        </w:rPr>
        <w:t>屏蔽</w:t>
      </w:r>
      <w:r w:rsidRPr="00124578">
        <w:rPr>
          <w:rFonts w:ascii="微软雅黑" w:eastAsia="微软雅黑" w:hAnsi="微软雅黑" w:hint="eastAsia"/>
          <w:noProof/>
        </w:rPr>
        <w:t>名单与</w:t>
      </w:r>
      <w:r w:rsidRPr="00124578">
        <w:rPr>
          <w:rFonts w:ascii="微软雅黑" w:eastAsia="微软雅黑" w:hAnsi="微软雅黑"/>
          <w:noProof/>
        </w:rPr>
        <w:t>申请玩家。</w:t>
      </w:r>
    </w:p>
    <w:p w:rsidR="00C6412B" w:rsidRDefault="00C6412B" w:rsidP="00C6412B">
      <w:pPr>
        <w:pStyle w:val="a9"/>
        <w:ind w:left="2940" w:firstLineChars="0" w:firstLine="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屏蔽名单</w:t>
      </w:r>
      <w:r>
        <w:rPr>
          <w:rFonts w:ascii="微软雅黑" w:eastAsia="微软雅黑" w:hAnsi="微软雅黑"/>
          <w:noProof/>
        </w:rPr>
        <w:t>界面：</w:t>
      </w:r>
      <w:r>
        <w:rPr>
          <w:noProof/>
        </w:rPr>
        <w:drawing>
          <wp:inline distT="0" distB="0" distL="0" distR="0" wp14:anchorId="413BF373" wp14:editId="704DE403">
            <wp:extent cx="3863771" cy="1854200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7463" cy="187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2B" w:rsidRPr="00124578" w:rsidRDefault="00C6412B" w:rsidP="00C6412B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t>申请</w:t>
      </w:r>
      <w:r>
        <w:rPr>
          <w:rFonts w:ascii="微软雅黑" w:eastAsia="微软雅黑" w:hAnsi="微软雅黑"/>
          <w:noProof/>
        </w:rPr>
        <w:t>界面：</w:t>
      </w:r>
      <w:r>
        <w:rPr>
          <w:noProof/>
        </w:rPr>
        <w:drawing>
          <wp:inline distT="0" distB="0" distL="0" distR="0" wp14:anchorId="79367BEE" wp14:editId="2A98B4A1">
            <wp:extent cx="2514286" cy="3733333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6BB56E02" wp14:editId="7E60D158">
            <wp:extent cx="238095" cy="2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</w:rPr>
        <w:t>点击</w:t>
      </w:r>
      <w:r w:rsidRPr="00124578">
        <w:rPr>
          <w:rFonts w:ascii="微软雅黑" w:eastAsia="微软雅黑" w:hAnsi="微软雅黑"/>
        </w:rPr>
        <w:t>查看</w:t>
      </w:r>
      <w:r w:rsidRPr="00124578">
        <w:rPr>
          <w:rFonts w:ascii="微软雅黑" w:eastAsia="微软雅黑" w:hAnsi="微软雅黑" w:hint="eastAsia"/>
        </w:rPr>
        <w:t>群组所有成员</w:t>
      </w:r>
    </w:p>
    <w:p w:rsidR="00C6412B" w:rsidRDefault="00C6412B" w:rsidP="00C6412B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BCAB351" wp14:editId="7CD6CEA6">
            <wp:extent cx="3085714" cy="2000000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2B" w:rsidRPr="00124578" w:rsidRDefault="00C6412B" w:rsidP="00C6412B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CFCE1B" wp14:editId="68802B9F">
            <wp:extent cx="561905" cy="209524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在线人数</w:t>
      </w:r>
    </w:p>
    <w:p w:rsidR="003972A7" w:rsidRDefault="003972A7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4C5B32CF" wp14:editId="62C808D7">
            <wp:extent cx="1200000" cy="28571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78">
        <w:rPr>
          <w:rFonts w:ascii="微软雅黑" w:eastAsia="微软雅黑" w:hAnsi="微软雅黑" w:hint="eastAsia"/>
          <w:noProof/>
        </w:rPr>
        <w:t>创建</w:t>
      </w:r>
      <w:r w:rsidRPr="00124578">
        <w:rPr>
          <w:rFonts w:ascii="微软雅黑" w:eastAsia="微软雅黑" w:hAnsi="微软雅黑"/>
          <w:noProof/>
        </w:rPr>
        <w:t>或者加入</w:t>
      </w:r>
      <w:r w:rsidRPr="00124578">
        <w:rPr>
          <w:rFonts w:ascii="微软雅黑" w:eastAsia="微软雅黑" w:hAnsi="微软雅黑" w:hint="eastAsia"/>
          <w:noProof/>
        </w:rPr>
        <w:t>群组</w:t>
      </w:r>
      <w:r w:rsidRPr="00124578">
        <w:rPr>
          <w:rFonts w:ascii="微软雅黑" w:eastAsia="微软雅黑" w:hAnsi="微软雅黑"/>
          <w:noProof/>
        </w:rPr>
        <w:t xml:space="preserve"> </w:t>
      </w:r>
      <w:r w:rsidRPr="00124578">
        <w:rPr>
          <w:rFonts w:ascii="微软雅黑" w:eastAsia="微软雅黑" w:hAnsi="微软雅黑"/>
          <w:noProof/>
        </w:rPr>
        <w:drawing>
          <wp:inline distT="0" distB="0" distL="0" distR="0" wp14:anchorId="0CEA67BA" wp14:editId="68C13D5C">
            <wp:extent cx="981075" cy="77115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91929" cy="7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2B" w:rsidRDefault="00C6412B" w:rsidP="00C6412B">
      <w:pPr>
        <w:ind w:left="25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 w:rsidR="00093938">
        <w:rPr>
          <w:rFonts w:ascii="微软雅黑" w:eastAsia="微软雅黑" w:hAnsi="微软雅黑" w:hint="eastAsia"/>
        </w:rPr>
        <w:t>圈子</w:t>
      </w:r>
      <w:r w:rsidR="00F65FF1">
        <w:rPr>
          <w:rFonts w:ascii="微软雅黑" w:eastAsia="微软雅黑" w:hAnsi="微软雅黑"/>
        </w:rPr>
        <w:t>界面：</w:t>
      </w:r>
      <w:r w:rsidR="00F65FF1">
        <w:rPr>
          <w:noProof/>
        </w:rPr>
        <w:lastRenderedPageBreak/>
        <w:drawing>
          <wp:inline distT="0" distB="0" distL="0" distR="0" wp14:anchorId="6ADF2055" wp14:editId="7EE6F7AF">
            <wp:extent cx="3714286" cy="3866667"/>
            <wp:effectExtent l="0" t="0" r="635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7C" w:rsidRDefault="00F65FF1" w:rsidP="00C6412B">
      <w:pPr>
        <w:ind w:left="25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加入</w:t>
      </w:r>
      <w:r w:rsidR="00093938">
        <w:rPr>
          <w:rFonts w:ascii="微软雅黑" w:eastAsia="微软雅黑" w:hAnsi="微软雅黑" w:hint="eastAsia"/>
        </w:rPr>
        <w:t>圈子</w:t>
      </w:r>
      <w:r>
        <w:rPr>
          <w:rFonts w:ascii="微软雅黑" w:eastAsia="微软雅黑" w:hAnsi="微软雅黑"/>
        </w:rPr>
        <w:t>界面：</w:t>
      </w:r>
    </w:p>
    <w:p w:rsidR="0040797C" w:rsidRDefault="0040797C" w:rsidP="00C6412B">
      <w:pPr>
        <w:ind w:left="252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41B7CE" wp14:editId="70352583">
            <wp:extent cx="3514286" cy="405714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F1" w:rsidRPr="00C6412B" w:rsidRDefault="0040797C" w:rsidP="00C6412B">
      <w:pPr>
        <w:ind w:left="25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输入ID错误</w:t>
      </w:r>
      <w:r>
        <w:rPr>
          <w:rFonts w:ascii="微软雅黑" w:eastAsia="微软雅黑" w:hAnsi="微软雅黑"/>
        </w:rPr>
        <w:t>将会提示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此群</w:t>
      </w:r>
      <w:r>
        <w:rPr>
          <w:rFonts w:ascii="微软雅黑" w:eastAsia="微软雅黑" w:hAnsi="微软雅黑" w:hint="eastAsia"/>
        </w:rPr>
        <w:t>ID不存在</w:t>
      </w:r>
      <w:r>
        <w:rPr>
          <w:noProof/>
        </w:rPr>
        <w:lastRenderedPageBreak/>
        <w:drawing>
          <wp:inline distT="0" distB="0" distL="0" distR="0" wp14:anchorId="57C9DCDB" wp14:editId="7A0DB56C">
            <wp:extent cx="4180952" cy="1352381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C8" w:rsidRDefault="003A7BC8" w:rsidP="003972A7">
      <w:pPr>
        <w:pStyle w:val="a9"/>
        <w:numPr>
          <w:ilvl w:val="6"/>
          <w:numId w:val="4"/>
        </w:numPr>
        <w:ind w:firstLineChars="0"/>
        <w:jc w:val="left"/>
        <w:rPr>
          <w:rFonts w:ascii="微软雅黑" w:eastAsia="微软雅黑" w:hAnsi="微软雅黑"/>
        </w:rPr>
      </w:pPr>
      <w:r w:rsidRPr="00124578">
        <w:rPr>
          <w:rFonts w:ascii="微软雅黑" w:eastAsia="微软雅黑" w:hAnsi="微软雅黑" w:hint="eastAsia"/>
          <w:noProof/>
        </w:rPr>
        <w:t>创建</w:t>
      </w:r>
      <w:r w:rsidRPr="00124578">
        <w:rPr>
          <w:rFonts w:ascii="微软雅黑" w:eastAsia="微软雅黑" w:hAnsi="微软雅黑"/>
          <w:noProof/>
        </w:rPr>
        <w:t>房间既会显示群组创建的房间数量</w:t>
      </w:r>
      <w:r w:rsidR="00E44D7A" w:rsidRPr="00124578">
        <w:rPr>
          <w:rFonts w:ascii="微软雅黑" w:eastAsia="微软雅黑" w:hAnsi="微软雅黑"/>
          <w:noProof/>
        </w:rPr>
        <w:t>，右侧窗口显示房间具体信息，点击可直接加入对局。</w:t>
      </w:r>
      <w:r w:rsidR="00E44D7A" w:rsidRPr="00124578">
        <w:rPr>
          <w:rFonts w:ascii="微软雅黑" w:eastAsia="微软雅黑" w:hAnsi="微软雅黑"/>
          <w:noProof/>
        </w:rPr>
        <w:drawing>
          <wp:inline distT="0" distB="0" distL="0" distR="0" wp14:anchorId="7F8D05C7" wp14:editId="2285B16C">
            <wp:extent cx="4246889" cy="2140639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0573" cy="21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38" w:rsidRDefault="008A71EE" w:rsidP="00093938">
      <w:pPr>
        <w:pStyle w:val="a9"/>
        <w:ind w:left="2940" w:firstLineChars="0" w:firstLine="0"/>
        <w:jc w:val="lef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圈子</w:t>
      </w:r>
      <w:r>
        <w:rPr>
          <w:rFonts w:ascii="微软雅黑" w:eastAsia="微软雅黑" w:hAnsi="微软雅黑"/>
          <w:noProof/>
        </w:rPr>
        <w:t>创建的房间</w:t>
      </w:r>
      <w:r>
        <w:rPr>
          <w:rFonts w:ascii="微软雅黑" w:eastAsia="微软雅黑" w:hAnsi="微软雅黑" w:hint="eastAsia"/>
          <w:noProof/>
        </w:rPr>
        <w:t>有勾选</w:t>
      </w:r>
      <w:r>
        <w:rPr>
          <w:noProof/>
        </w:rPr>
        <w:drawing>
          <wp:inline distT="0" distB="0" distL="0" distR="0" wp14:anchorId="650839EA" wp14:editId="0539F53D">
            <wp:extent cx="1866900" cy="509154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7704" cy="51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</w:rPr>
        <w:t>将会</w:t>
      </w:r>
      <w:r>
        <w:rPr>
          <w:rFonts w:ascii="微软雅黑" w:eastAsia="微软雅黑" w:hAnsi="微软雅黑"/>
          <w:noProof/>
        </w:rPr>
        <w:t>在好友场大厅显示</w:t>
      </w:r>
      <w:r>
        <w:rPr>
          <w:rFonts w:ascii="微软雅黑" w:eastAsia="微软雅黑" w:hAnsi="微软雅黑" w:hint="eastAsia"/>
          <w:noProof/>
        </w:rPr>
        <w:t>。</w:t>
      </w:r>
      <w:r>
        <w:rPr>
          <w:noProof/>
        </w:rPr>
        <w:drawing>
          <wp:inline distT="0" distB="0" distL="0" distR="0" wp14:anchorId="6FF9ECCF" wp14:editId="0564691B">
            <wp:extent cx="4263491" cy="2249805"/>
            <wp:effectExtent l="0" t="0" r="381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7642" cy="22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EE" w:rsidRPr="008A71EE" w:rsidRDefault="008A71EE" w:rsidP="00093938">
      <w:pPr>
        <w:pStyle w:val="a9"/>
        <w:ind w:left="294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点击</w:t>
      </w:r>
      <w:r>
        <w:rPr>
          <w:rFonts w:ascii="微软雅黑" w:eastAsia="微软雅黑" w:hAnsi="微软雅黑"/>
          <w:noProof/>
        </w:rPr>
        <w:t>加入会弹出提示</w:t>
      </w:r>
      <w:r>
        <w:rPr>
          <w:rFonts w:ascii="微软雅黑" w:eastAsia="微软雅黑" w:hAnsi="微软雅黑" w:hint="eastAsia"/>
          <w:noProof/>
        </w:rPr>
        <w:t>：</w:t>
      </w:r>
      <w:r>
        <w:rPr>
          <w:rFonts w:ascii="微软雅黑" w:eastAsia="微软雅黑" w:hAnsi="微软雅黑"/>
          <w:noProof/>
        </w:rPr>
        <w:t>需加入圈子才可以进入房间。</w:t>
      </w:r>
      <w:r>
        <w:rPr>
          <w:rFonts w:ascii="微软雅黑" w:eastAsia="微软雅黑" w:hAnsi="微软雅黑" w:hint="eastAsia"/>
          <w:noProof/>
        </w:rPr>
        <w:t>方便</w:t>
      </w:r>
      <w:r>
        <w:rPr>
          <w:rFonts w:ascii="微软雅黑" w:eastAsia="微软雅黑" w:hAnsi="微软雅黑"/>
          <w:noProof/>
        </w:rPr>
        <w:t>无固定好友的玩家进行游戏，以达到消耗房卡的目的。</w:t>
      </w:r>
      <w:r>
        <w:rPr>
          <w:noProof/>
        </w:rPr>
        <w:lastRenderedPageBreak/>
        <w:drawing>
          <wp:inline distT="0" distB="0" distL="0" distR="0" wp14:anchorId="640CB770" wp14:editId="59FE1C8D">
            <wp:extent cx="3247619" cy="1914286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49" w:rsidRPr="00124578" w:rsidRDefault="00796B49" w:rsidP="00796B49">
      <w:pPr>
        <w:rPr>
          <w:rFonts w:ascii="微软雅黑" w:eastAsia="微软雅黑" w:hAnsi="微软雅黑"/>
        </w:rPr>
      </w:pPr>
    </w:p>
    <w:p w:rsidR="002E6248" w:rsidRPr="00124578" w:rsidRDefault="002E6248" w:rsidP="00106850">
      <w:pPr>
        <w:tabs>
          <w:tab w:val="left" w:pos="1620"/>
        </w:tabs>
        <w:ind w:leftChars="200" w:left="420"/>
        <w:rPr>
          <w:rFonts w:ascii="微软雅黑" w:eastAsia="微软雅黑" w:hAnsi="微软雅黑"/>
        </w:rPr>
      </w:pPr>
    </w:p>
    <w:p w:rsidR="00055C19" w:rsidRPr="00124578" w:rsidRDefault="00055C19" w:rsidP="00055C19">
      <w:pPr>
        <w:rPr>
          <w:rFonts w:ascii="微软雅黑" w:eastAsia="微软雅黑" w:hAnsi="微软雅黑"/>
        </w:rPr>
      </w:pPr>
    </w:p>
    <w:p w:rsidR="00312B87" w:rsidRPr="00124578" w:rsidRDefault="00312B87" w:rsidP="00312B87">
      <w:pPr>
        <w:rPr>
          <w:rFonts w:ascii="微软雅黑" w:eastAsia="微软雅黑" w:hAnsi="微软雅黑"/>
        </w:rPr>
      </w:pPr>
    </w:p>
    <w:p w:rsidR="00F946C5" w:rsidRPr="00124578" w:rsidRDefault="00F946C5" w:rsidP="00F946C5">
      <w:pPr>
        <w:ind w:left="420"/>
        <w:rPr>
          <w:rFonts w:ascii="微软雅黑" w:eastAsia="微软雅黑" w:hAnsi="微软雅黑"/>
        </w:rPr>
      </w:pPr>
    </w:p>
    <w:sectPr w:rsidR="00F946C5" w:rsidRPr="001245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FD9" w:rsidRDefault="009E7FD9" w:rsidP="006F46BF">
      <w:r>
        <w:separator/>
      </w:r>
    </w:p>
  </w:endnote>
  <w:endnote w:type="continuationSeparator" w:id="0">
    <w:p w:rsidR="009E7FD9" w:rsidRDefault="009E7FD9" w:rsidP="006F4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FD9" w:rsidRDefault="009E7FD9" w:rsidP="006F46BF">
      <w:r>
        <w:separator/>
      </w:r>
    </w:p>
  </w:footnote>
  <w:footnote w:type="continuationSeparator" w:id="0">
    <w:p w:rsidR="009E7FD9" w:rsidRDefault="009E7FD9" w:rsidP="006F46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5909"/>
      </v:shape>
    </w:pict>
  </w:numPicBullet>
  <w:abstractNum w:abstractNumId="0" w15:restartNumberingAfterBreak="0">
    <w:nsid w:val="00000007"/>
    <w:multiLevelType w:val="multilevel"/>
    <w:tmpl w:val="7F3EE748"/>
    <w:lvl w:ilvl="0">
      <w:start w:val="1"/>
      <w:numFmt w:val="chineseCountingThousand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1500"/>
        </w:tabs>
        <w:ind w:left="1500" w:hanging="420"/>
      </w:pPr>
      <w:rPr>
        <w:rFonts w:hint="eastAsia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6D969A5"/>
    <w:multiLevelType w:val="hybridMultilevel"/>
    <w:tmpl w:val="C8D2BF74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4BA0A9AC">
      <w:start w:val="1"/>
      <w:numFmt w:val="decimal"/>
      <w:lvlText w:val="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ADF4467"/>
    <w:multiLevelType w:val="hybridMultilevel"/>
    <w:tmpl w:val="D746406C"/>
    <w:lvl w:ilvl="0" w:tplc="7498830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852CAE"/>
    <w:multiLevelType w:val="hybridMultilevel"/>
    <w:tmpl w:val="26029636"/>
    <w:lvl w:ilvl="0" w:tplc="3A6C9B10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3F648B"/>
    <w:multiLevelType w:val="hybridMultilevel"/>
    <w:tmpl w:val="F904D7A0"/>
    <w:lvl w:ilvl="0" w:tplc="4D645054">
      <w:start w:val="3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8510F"/>
    <w:multiLevelType w:val="hybridMultilevel"/>
    <w:tmpl w:val="F4A27AB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6" w15:restartNumberingAfterBreak="0">
    <w:nsid w:val="1E915EF3"/>
    <w:multiLevelType w:val="hybridMultilevel"/>
    <w:tmpl w:val="76BEEB9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7498830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944419"/>
    <w:multiLevelType w:val="hybridMultilevel"/>
    <w:tmpl w:val="5DC60CC0"/>
    <w:lvl w:ilvl="0" w:tplc="1DEE796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B378EB"/>
    <w:multiLevelType w:val="hybridMultilevel"/>
    <w:tmpl w:val="585064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227626"/>
    <w:multiLevelType w:val="hybridMultilevel"/>
    <w:tmpl w:val="E76EEA7C"/>
    <w:lvl w:ilvl="0" w:tplc="14EE5926">
      <w:start w:val="1"/>
      <w:numFmt w:val="upp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356BD0"/>
    <w:multiLevelType w:val="hybridMultilevel"/>
    <w:tmpl w:val="D0E47BF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C701006"/>
    <w:multiLevelType w:val="hybridMultilevel"/>
    <w:tmpl w:val="B4E8B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EC14EA3"/>
    <w:multiLevelType w:val="hybridMultilevel"/>
    <w:tmpl w:val="29BEBCB4"/>
    <w:lvl w:ilvl="0" w:tplc="0F6AD126">
      <w:start w:val="3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412109"/>
    <w:multiLevelType w:val="hybridMultilevel"/>
    <w:tmpl w:val="427A9BC4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4" w15:restartNumberingAfterBreak="0">
    <w:nsid w:val="367D0611"/>
    <w:multiLevelType w:val="hybridMultilevel"/>
    <w:tmpl w:val="9AD0964C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38A149D3"/>
    <w:multiLevelType w:val="hybridMultilevel"/>
    <w:tmpl w:val="BA34E678"/>
    <w:lvl w:ilvl="0" w:tplc="7498830A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AE34A5E"/>
    <w:multiLevelType w:val="hybridMultilevel"/>
    <w:tmpl w:val="53065C5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E551007"/>
    <w:multiLevelType w:val="hybridMultilevel"/>
    <w:tmpl w:val="06AE8FD0"/>
    <w:lvl w:ilvl="0" w:tplc="26444E90">
      <w:start w:val="5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1842E3"/>
    <w:multiLevelType w:val="hybridMultilevel"/>
    <w:tmpl w:val="6BD8BE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2625DAF"/>
    <w:multiLevelType w:val="hybridMultilevel"/>
    <w:tmpl w:val="87961900"/>
    <w:lvl w:ilvl="0" w:tplc="F7AC141C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510"/>
        </w:tabs>
        <w:ind w:left="5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30"/>
        </w:tabs>
        <w:ind w:left="9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50"/>
        </w:tabs>
        <w:ind w:left="13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70"/>
        </w:tabs>
        <w:ind w:left="17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90"/>
        </w:tabs>
        <w:ind w:left="21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610"/>
        </w:tabs>
        <w:ind w:left="26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30"/>
        </w:tabs>
        <w:ind w:left="30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50"/>
        </w:tabs>
        <w:ind w:left="3450" w:hanging="420"/>
      </w:pPr>
    </w:lvl>
  </w:abstractNum>
  <w:abstractNum w:abstractNumId="20" w15:restartNumberingAfterBreak="0">
    <w:nsid w:val="483444FB"/>
    <w:multiLevelType w:val="hybridMultilevel"/>
    <w:tmpl w:val="D3482188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2473EB"/>
    <w:multiLevelType w:val="hybridMultilevel"/>
    <w:tmpl w:val="C486F0B2"/>
    <w:lvl w:ilvl="0" w:tplc="04090019">
      <w:start w:val="1"/>
      <w:numFmt w:val="lowerLetter"/>
      <w:lvlText w:val="%1)"/>
      <w:lvlJc w:val="left"/>
      <w:pPr>
        <w:tabs>
          <w:tab w:val="num" w:pos="840"/>
        </w:tabs>
        <w:ind w:left="840" w:hanging="420"/>
      </w:p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 w15:restartNumberingAfterBreak="0">
    <w:nsid w:val="50726ABC"/>
    <w:multiLevelType w:val="hybridMultilevel"/>
    <w:tmpl w:val="DD8AA4D0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16A132E"/>
    <w:multiLevelType w:val="hybridMultilevel"/>
    <w:tmpl w:val="BC883D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9E83B60">
      <w:start w:val="1"/>
      <w:numFmt w:val="decimal"/>
      <w:lvlText w:val="%2、"/>
      <w:lvlJc w:val="left"/>
      <w:pPr>
        <w:ind w:left="780" w:hanging="360"/>
      </w:pPr>
      <w:rPr>
        <w:rFonts w:ascii="微软雅黑" w:eastAsia="微软雅黑" w:hAnsi="微软雅黑" w:hint="default"/>
        <w:sz w:val="18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64D1449"/>
    <w:multiLevelType w:val="hybridMultilevel"/>
    <w:tmpl w:val="C59205D6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65826A8"/>
    <w:multiLevelType w:val="hybridMultilevel"/>
    <w:tmpl w:val="46B884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7DF45ED"/>
    <w:multiLevelType w:val="hybridMultilevel"/>
    <w:tmpl w:val="D214F8FC"/>
    <w:lvl w:ilvl="0" w:tplc="04090001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58ED4F96"/>
    <w:multiLevelType w:val="hybridMultilevel"/>
    <w:tmpl w:val="F1586774"/>
    <w:lvl w:ilvl="0" w:tplc="B96CF53C">
      <w:start w:val="4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B3F5193"/>
    <w:multiLevelType w:val="hybridMultilevel"/>
    <w:tmpl w:val="54F816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B9529A4"/>
    <w:multiLevelType w:val="hybridMultilevel"/>
    <w:tmpl w:val="661CD8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3A620C1"/>
    <w:multiLevelType w:val="hybridMultilevel"/>
    <w:tmpl w:val="83A02A4E"/>
    <w:lvl w:ilvl="0" w:tplc="04090001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4ED358B"/>
    <w:multiLevelType w:val="hybridMultilevel"/>
    <w:tmpl w:val="A1C0DBE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DA28D76A">
      <w:start w:val="2"/>
      <w:numFmt w:val="decimal"/>
      <w:lvlText w:val="%3）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7BE2D1E"/>
    <w:multiLevelType w:val="hybridMultilevel"/>
    <w:tmpl w:val="1AD0EFB6"/>
    <w:lvl w:ilvl="0" w:tplc="417248BC">
      <w:start w:val="2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B711A34"/>
    <w:multiLevelType w:val="hybridMultilevel"/>
    <w:tmpl w:val="E548A39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4" w15:restartNumberingAfterBreak="0">
    <w:nsid w:val="73CA634E"/>
    <w:multiLevelType w:val="hybridMultilevel"/>
    <w:tmpl w:val="05061EFC"/>
    <w:lvl w:ilvl="0" w:tplc="9CF4A4B2">
      <w:start w:val="2"/>
      <w:numFmt w:val="chineseCountingThousand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E85D2D"/>
    <w:multiLevelType w:val="hybridMultilevel"/>
    <w:tmpl w:val="E77AC3C2"/>
    <w:lvl w:ilvl="0" w:tplc="894C9298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  <w:rPr>
        <w:sz w:val="28"/>
        <w:szCs w:val="28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73ED2D6E"/>
    <w:multiLevelType w:val="hybridMultilevel"/>
    <w:tmpl w:val="D4009792"/>
    <w:lvl w:ilvl="0" w:tplc="04090019">
      <w:start w:val="1"/>
      <w:numFmt w:val="lowerLetter"/>
      <w:lvlText w:val="%1)"/>
      <w:lvlJc w:val="left"/>
      <w:pPr>
        <w:ind w:left="555" w:hanging="420"/>
      </w:pPr>
    </w:lvl>
    <w:lvl w:ilvl="1" w:tplc="04090019" w:tentative="1">
      <w:start w:val="1"/>
      <w:numFmt w:val="lowerLetter"/>
      <w:lvlText w:val="%2)"/>
      <w:lvlJc w:val="left"/>
      <w:pPr>
        <w:ind w:left="975" w:hanging="420"/>
      </w:pPr>
    </w:lvl>
    <w:lvl w:ilvl="2" w:tplc="0409001B" w:tentative="1">
      <w:start w:val="1"/>
      <w:numFmt w:val="lowerRoman"/>
      <w:lvlText w:val="%3."/>
      <w:lvlJc w:val="right"/>
      <w:pPr>
        <w:ind w:left="1395" w:hanging="420"/>
      </w:pPr>
    </w:lvl>
    <w:lvl w:ilvl="3" w:tplc="0409000F" w:tentative="1">
      <w:start w:val="1"/>
      <w:numFmt w:val="decimal"/>
      <w:lvlText w:val="%4."/>
      <w:lvlJc w:val="left"/>
      <w:pPr>
        <w:ind w:left="1815" w:hanging="420"/>
      </w:pPr>
    </w:lvl>
    <w:lvl w:ilvl="4" w:tplc="04090019" w:tentative="1">
      <w:start w:val="1"/>
      <w:numFmt w:val="lowerLetter"/>
      <w:lvlText w:val="%5)"/>
      <w:lvlJc w:val="left"/>
      <w:pPr>
        <w:ind w:left="2235" w:hanging="420"/>
      </w:pPr>
    </w:lvl>
    <w:lvl w:ilvl="5" w:tplc="0409001B" w:tentative="1">
      <w:start w:val="1"/>
      <w:numFmt w:val="lowerRoman"/>
      <w:lvlText w:val="%6."/>
      <w:lvlJc w:val="right"/>
      <w:pPr>
        <w:ind w:left="2655" w:hanging="420"/>
      </w:pPr>
    </w:lvl>
    <w:lvl w:ilvl="6" w:tplc="0409000F" w:tentative="1">
      <w:start w:val="1"/>
      <w:numFmt w:val="decimal"/>
      <w:lvlText w:val="%7."/>
      <w:lvlJc w:val="left"/>
      <w:pPr>
        <w:ind w:left="3075" w:hanging="420"/>
      </w:pPr>
    </w:lvl>
    <w:lvl w:ilvl="7" w:tplc="04090019" w:tentative="1">
      <w:start w:val="1"/>
      <w:numFmt w:val="lowerLetter"/>
      <w:lvlText w:val="%8)"/>
      <w:lvlJc w:val="left"/>
      <w:pPr>
        <w:ind w:left="3495" w:hanging="420"/>
      </w:pPr>
    </w:lvl>
    <w:lvl w:ilvl="8" w:tplc="0409001B" w:tentative="1">
      <w:start w:val="1"/>
      <w:numFmt w:val="lowerRoman"/>
      <w:lvlText w:val="%9."/>
      <w:lvlJc w:val="right"/>
      <w:pPr>
        <w:ind w:left="3915" w:hanging="420"/>
      </w:pPr>
    </w:lvl>
  </w:abstractNum>
  <w:abstractNum w:abstractNumId="37" w15:restartNumberingAfterBreak="0">
    <w:nsid w:val="74AF407F"/>
    <w:multiLevelType w:val="hybridMultilevel"/>
    <w:tmpl w:val="8654DFD0"/>
    <w:lvl w:ilvl="0" w:tplc="04090017">
      <w:start w:val="1"/>
      <w:numFmt w:val="chineseCountingThousand"/>
      <w:lvlText w:val="(%1)"/>
      <w:lvlJc w:val="left"/>
      <w:pPr>
        <w:tabs>
          <w:tab w:val="num" w:pos="420"/>
        </w:tabs>
        <w:ind w:left="420" w:hanging="420"/>
      </w:pPr>
    </w:lvl>
    <w:lvl w:ilvl="1" w:tplc="04090015">
      <w:start w:val="1"/>
      <w:numFmt w:val="upperLetter"/>
      <w:lvlText w:val="%2."/>
      <w:lvlJc w:val="left"/>
      <w:pPr>
        <w:tabs>
          <w:tab w:val="num" w:pos="840"/>
        </w:tabs>
        <w:ind w:left="840" w:hanging="420"/>
      </w:pPr>
    </w:lvl>
    <w:lvl w:ilvl="2" w:tplc="04090015">
      <w:start w:val="1"/>
      <w:numFmt w:val="upperLetter"/>
      <w:lvlText w:val="%3.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8DA1463"/>
    <w:multiLevelType w:val="hybridMultilevel"/>
    <w:tmpl w:val="75CA3CC6"/>
    <w:lvl w:ilvl="0" w:tplc="04090015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7"/>
  </w:num>
  <w:num w:numId="3">
    <w:abstractNumId w:val="36"/>
  </w:num>
  <w:num w:numId="4">
    <w:abstractNumId w:val="0"/>
  </w:num>
  <w:num w:numId="5">
    <w:abstractNumId w:val="1"/>
  </w:num>
  <w:num w:numId="6">
    <w:abstractNumId w:val="30"/>
  </w:num>
  <w:num w:numId="7">
    <w:abstractNumId w:val="13"/>
  </w:num>
  <w:num w:numId="8">
    <w:abstractNumId w:val="5"/>
  </w:num>
  <w:num w:numId="9">
    <w:abstractNumId w:val="31"/>
  </w:num>
  <w:num w:numId="10">
    <w:abstractNumId w:val="35"/>
  </w:num>
  <w:num w:numId="11">
    <w:abstractNumId w:val="23"/>
  </w:num>
  <w:num w:numId="12">
    <w:abstractNumId w:val="10"/>
  </w:num>
  <w:num w:numId="13">
    <w:abstractNumId w:val="33"/>
  </w:num>
  <w:num w:numId="14">
    <w:abstractNumId w:val="24"/>
  </w:num>
  <w:num w:numId="15">
    <w:abstractNumId w:val="12"/>
  </w:num>
  <w:num w:numId="16">
    <w:abstractNumId w:val="27"/>
  </w:num>
  <w:num w:numId="17">
    <w:abstractNumId w:val="11"/>
  </w:num>
  <w:num w:numId="18">
    <w:abstractNumId w:val="29"/>
  </w:num>
  <w:num w:numId="19">
    <w:abstractNumId w:val="25"/>
  </w:num>
  <w:num w:numId="20">
    <w:abstractNumId w:val="17"/>
  </w:num>
  <w:num w:numId="21">
    <w:abstractNumId w:val="38"/>
  </w:num>
  <w:num w:numId="22">
    <w:abstractNumId w:val="14"/>
  </w:num>
  <w:num w:numId="23">
    <w:abstractNumId w:val="21"/>
  </w:num>
  <w:num w:numId="24">
    <w:abstractNumId w:val="16"/>
  </w:num>
  <w:num w:numId="25">
    <w:abstractNumId w:val="22"/>
  </w:num>
  <w:num w:numId="26">
    <w:abstractNumId w:val="20"/>
  </w:num>
  <w:num w:numId="27">
    <w:abstractNumId w:val="37"/>
  </w:num>
  <w:num w:numId="28">
    <w:abstractNumId w:val="34"/>
  </w:num>
  <w:num w:numId="29">
    <w:abstractNumId w:val="19"/>
  </w:num>
  <w:num w:numId="30">
    <w:abstractNumId w:val="26"/>
  </w:num>
  <w:num w:numId="31">
    <w:abstractNumId w:val="3"/>
  </w:num>
  <w:num w:numId="32">
    <w:abstractNumId w:val="18"/>
  </w:num>
  <w:num w:numId="33">
    <w:abstractNumId w:val="32"/>
  </w:num>
  <w:num w:numId="34">
    <w:abstractNumId w:val="9"/>
  </w:num>
  <w:num w:numId="35">
    <w:abstractNumId w:val="6"/>
  </w:num>
  <w:num w:numId="36">
    <w:abstractNumId w:val="15"/>
  </w:num>
  <w:num w:numId="37">
    <w:abstractNumId w:val="28"/>
  </w:num>
  <w:num w:numId="38">
    <w:abstractNumId w:val="4"/>
  </w:num>
  <w:num w:numId="39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59C"/>
    <w:rsid w:val="0004634F"/>
    <w:rsid w:val="00055C19"/>
    <w:rsid w:val="00093938"/>
    <w:rsid w:val="000E43A7"/>
    <w:rsid w:val="00106850"/>
    <w:rsid w:val="00115C0B"/>
    <w:rsid w:val="00124578"/>
    <w:rsid w:val="00140C58"/>
    <w:rsid w:val="00185ADF"/>
    <w:rsid w:val="00192C70"/>
    <w:rsid w:val="001B17E6"/>
    <w:rsid w:val="001C0DF8"/>
    <w:rsid w:val="001C44C6"/>
    <w:rsid w:val="00211675"/>
    <w:rsid w:val="00262A56"/>
    <w:rsid w:val="002C326B"/>
    <w:rsid w:val="002C693D"/>
    <w:rsid w:val="002D1F07"/>
    <w:rsid w:val="002D2B3A"/>
    <w:rsid w:val="002E6248"/>
    <w:rsid w:val="00312B87"/>
    <w:rsid w:val="00316292"/>
    <w:rsid w:val="00362221"/>
    <w:rsid w:val="003972A7"/>
    <w:rsid w:val="003A7BC8"/>
    <w:rsid w:val="003F335F"/>
    <w:rsid w:val="003F6C28"/>
    <w:rsid w:val="0040797C"/>
    <w:rsid w:val="00417556"/>
    <w:rsid w:val="00422884"/>
    <w:rsid w:val="00487F3C"/>
    <w:rsid w:val="004A10D8"/>
    <w:rsid w:val="004B7F7D"/>
    <w:rsid w:val="004E029F"/>
    <w:rsid w:val="0050460C"/>
    <w:rsid w:val="00514BDE"/>
    <w:rsid w:val="00526EAA"/>
    <w:rsid w:val="00590D69"/>
    <w:rsid w:val="00632A74"/>
    <w:rsid w:val="006F46BF"/>
    <w:rsid w:val="007076E1"/>
    <w:rsid w:val="00796B49"/>
    <w:rsid w:val="007E2F54"/>
    <w:rsid w:val="007F4896"/>
    <w:rsid w:val="00883AC0"/>
    <w:rsid w:val="008874CF"/>
    <w:rsid w:val="008A623F"/>
    <w:rsid w:val="008A71EE"/>
    <w:rsid w:val="008B02A5"/>
    <w:rsid w:val="008B1024"/>
    <w:rsid w:val="008E6A7A"/>
    <w:rsid w:val="008F0309"/>
    <w:rsid w:val="008F1852"/>
    <w:rsid w:val="00905BD9"/>
    <w:rsid w:val="00915D4F"/>
    <w:rsid w:val="009637F2"/>
    <w:rsid w:val="009D72C7"/>
    <w:rsid w:val="009E1978"/>
    <w:rsid w:val="009E7FD9"/>
    <w:rsid w:val="00A4372D"/>
    <w:rsid w:val="00A60219"/>
    <w:rsid w:val="00A6453C"/>
    <w:rsid w:val="00AC249E"/>
    <w:rsid w:val="00B00E4F"/>
    <w:rsid w:val="00B06E2A"/>
    <w:rsid w:val="00B1057A"/>
    <w:rsid w:val="00C6412B"/>
    <w:rsid w:val="00C73C2E"/>
    <w:rsid w:val="00C8265B"/>
    <w:rsid w:val="00D330D1"/>
    <w:rsid w:val="00D54448"/>
    <w:rsid w:val="00DB76A7"/>
    <w:rsid w:val="00DC6469"/>
    <w:rsid w:val="00DE3B8B"/>
    <w:rsid w:val="00E20D0E"/>
    <w:rsid w:val="00E26353"/>
    <w:rsid w:val="00E3159C"/>
    <w:rsid w:val="00E44D7A"/>
    <w:rsid w:val="00E80F17"/>
    <w:rsid w:val="00EA3F9E"/>
    <w:rsid w:val="00EE1889"/>
    <w:rsid w:val="00F31EF0"/>
    <w:rsid w:val="00F46F54"/>
    <w:rsid w:val="00F54E7E"/>
    <w:rsid w:val="00F65FF1"/>
    <w:rsid w:val="00F733B3"/>
    <w:rsid w:val="00F75413"/>
    <w:rsid w:val="00F946C5"/>
    <w:rsid w:val="00FD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D482C2"/>
  <w15:chartTrackingRefBased/>
  <w15:docId w15:val="{A80AA0E7-10B9-417B-B798-B8C29969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6B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6F46BF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rsid w:val="006F46BF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6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46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46B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46B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46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46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46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46BF"/>
    <w:rPr>
      <w:sz w:val="18"/>
      <w:szCs w:val="18"/>
    </w:rPr>
  </w:style>
  <w:style w:type="character" w:customStyle="1" w:styleId="10">
    <w:name w:val="标题 1 字符"/>
    <w:basedOn w:val="a0"/>
    <w:link w:val="1"/>
    <w:rsid w:val="006F46BF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6F46BF"/>
    <w:rPr>
      <w:rFonts w:ascii="Arial" w:eastAsia="黑体" w:hAnsi="Arial" w:cs="Times New Roman"/>
      <w:b/>
      <w:sz w:val="32"/>
      <w:szCs w:val="20"/>
    </w:rPr>
  </w:style>
  <w:style w:type="paragraph" w:styleId="a7">
    <w:name w:val="table of figures"/>
    <w:basedOn w:val="a"/>
    <w:next w:val="a"/>
    <w:uiPriority w:val="99"/>
    <w:unhideWhenUsed/>
    <w:rsid w:val="006F46BF"/>
    <w:pPr>
      <w:ind w:leftChars="200" w:left="200" w:hangingChars="200" w:hanging="200"/>
    </w:pPr>
  </w:style>
  <w:style w:type="character" w:styleId="a8">
    <w:name w:val="Hyperlink"/>
    <w:basedOn w:val="a0"/>
    <w:uiPriority w:val="99"/>
    <w:unhideWhenUsed/>
    <w:rsid w:val="006F46BF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F46B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F46BF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46B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46B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46B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312B87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12B87"/>
    <w:rPr>
      <w:rFonts w:ascii="Times New Roman" w:eastAsia="宋体" w:hAnsi="Times New Roman" w:cs="Times New Roman"/>
      <w:sz w:val="18"/>
      <w:szCs w:val="18"/>
    </w:rPr>
  </w:style>
  <w:style w:type="paragraph" w:styleId="ac">
    <w:name w:val="Normal (Web)"/>
    <w:basedOn w:val="a"/>
    <w:uiPriority w:val="99"/>
    <w:unhideWhenUsed/>
    <w:rsid w:val="00115C0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15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8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AA5E5-2CA8-4DFD-B43E-C8109D640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26</Pages>
  <Words>467</Words>
  <Characters>2665</Characters>
  <Application>Microsoft Office Word</Application>
  <DocSecurity>0</DocSecurity>
  <Lines>22</Lines>
  <Paragraphs>6</Paragraphs>
  <ScaleCrop>false</ScaleCrop>
  <Company>Microsoft</Company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14</cp:revision>
  <dcterms:created xsi:type="dcterms:W3CDTF">2018-05-17T06:35:00Z</dcterms:created>
  <dcterms:modified xsi:type="dcterms:W3CDTF">2018-05-19T08:56:00Z</dcterms:modified>
</cp:coreProperties>
</file>